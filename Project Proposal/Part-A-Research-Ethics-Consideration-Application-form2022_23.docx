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300"/>
        <w:jc w:val="right"/>
        <w:rPr>
          <w:rFonts w:ascii="Arial" w:cs="Arial" w:eastAsia="Arial" w:hAnsi="Arial"/>
          <w:b w:val="0"/>
          <w:sz w:val="20"/>
          <w:szCs w:val="20"/>
          <w:u w:val="single"/>
          <w:vertAlign w:val="baseline"/>
        </w:rPr>
      </w:pPr>
      <w:r w:rsidDel="00000000" w:rsidR="00000000" w:rsidRPr="00000000">
        <w:rPr>
          <w:rFonts w:ascii="Arial" w:cs="Arial" w:eastAsia="Arial" w:hAnsi="Arial"/>
          <w:b w:val="1"/>
          <w:sz w:val="20"/>
          <w:szCs w:val="20"/>
          <w:vertAlign w:val="baseline"/>
          <w:rtl w:val="0"/>
        </w:rPr>
        <w:t xml:space="preserve"> </w:t>
        <w:tab/>
        <w:tab/>
        <w:t xml:space="preserve">OFFICE USE: </w:t>
      </w:r>
      <w:r w:rsidDel="00000000" w:rsidR="00000000" w:rsidRPr="00000000">
        <w:rPr>
          <w:rFonts w:ascii="Arial" w:cs="Arial" w:eastAsia="Arial" w:hAnsi="Arial"/>
          <w:b w:val="1"/>
          <w:sz w:val="20"/>
          <w:szCs w:val="20"/>
          <w:u w:val="single"/>
          <w:vertAlign w:val="baseline"/>
          <w:rtl w:val="0"/>
        </w:rPr>
        <w:tab/>
        <w:t xml:space="preserve">     </w:t>
      </w:r>
      <w:r w:rsidDel="00000000" w:rsidR="00000000" w:rsidRPr="00000000">
        <w:rPr>
          <w:rFonts w:ascii="Arial" w:cs="Arial" w:eastAsia="Arial" w:hAnsi="Arial"/>
          <w:b w:val="1"/>
          <w:sz w:val="20"/>
          <w:szCs w:val="20"/>
          <w:vertAlign w:val="baseline"/>
          <w:rtl w:val="0"/>
        </w:rPr>
        <w:t xml:space="preserve"> - </w:t>
      </w:r>
      <w:r w:rsidDel="00000000" w:rsidR="00000000" w:rsidRPr="00000000">
        <w:rPr>
          <w:rFonts w:ascii="Arial" w:cs="Arial" w:eastAsia="Arial" w:hAnsi="Arial"/>
          <w:b w:val="1"/>
          <w:sz w:val="20"/>
          <w:szCs w:val="20"/>
          <w:u w:val="single"/>
          <w:vertAlign w:val="baseline"/>
          <w:rtl w:val="0"/>
        </w:rPr>
        <w:tab/>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b w:val="1"/>
          <w:sz w:val="20"/>
          <w:szCs w:val="20"/>
          <w:u w:val="single"/>
          <w:vertAlign w:val="baseline"/>
          <w:rtl w:val="0"/>
        </w:rPr>
        <w:tab/>
      </w:r>
      <w:r w:rsidDel="00000000" w:rsidR="00000000" w:rsidRPr="00000000">
        <w:rPr>
          <w:rtl w:val="0"/>
        </w:rPr>
      </w:r>
    </w:p>
    <w:p w:rsidR="00000000" w:rsidDel="00000000" w:rsidP="00000000" w:rsidRDefault="00000000" w:rsidRPr="00000000" w14:paraId="00000002">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University of Westminster</w:t>
      </w:r>
      <w:r w:rsidDel="00000000" w:rsidR="00000000" w:rsidRPr="00000000">
        <w:rPr>
          <w:rtl w:val="0"/>
        </w:rPr>
      </w:r>
    </w:p>
    <w:p w:rsidR="00000000" w:rsidDel="00000000" w:rsidP="00000000" w:rsidRDefault="00000000" w:rsidRPr="00000000" w14:paraId="00000003">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University Research Ethics Committee </w:t>
      </w:r>
      <w:r w:rsidDel="00000000" w:rsidR="00000000" w:rsidRPr="00000000">
        <w:rPr>
          <w:rtl w:val="0"/>
        </w:rPr>
      </w:r>
    </w:p>
    <w:p w:rsidR="00000000" w:rsidDel="00000000" w:rsidP="00000000" w:rsidRDefault="00000000" w:rsidRPr="00000000" w14:paraId="00000004">
      <w:pPr>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05">
      <w:pPr>
        <w:rPr>
          <w:rFonts w:ascii="Arial" w:cs="Arial" w:eastAsia="Arial" w:hAnsi="Arial"/>
          <w:b w:val="0"/>
          <w:color w:val="002060"/>
          <w:vertAlign w:val="baseline"/>
        </w:rPr>
      </w:pPr>
      <w:r w:rsidDel="00000000" w:rsidR="00000000" w:rsidRPr="00000000">
        <w:rPr>
          <w:rFonts w:ascii="Arial" w:cs="Arial" w:eastAsia="Arial" w:hAnsi="Arial"/>
          <w:b w:val="1"/>
          <w:color w:val="002060"/>
          <w:vertAlign w:val="baseline"/>
          <w:rtl w:val="0"/>
        </w:rPr>
        <w:t xml:space="preserve">Application for Research Ethics </w:t>
      </w:r>
      <w:r w:rsidDel="00000000" w:rsidR="00000000" w:rsidRPr="00000000">
        <w:rPr>
          <w:rtl w:val="0"/>
        </w:rPr>
      </w:r>
    </w:p>
    <w:p w:rsidR="00000000" w:rsidDel="00000000" w:rsidP="00000000" w:rsidRDefault="00000000" w:rsidRPr="00000000" w14:paraId="00000006">
      <w:pPr>
        <w:rPr>
          <w:rFonts w:ascii="Arial Narrow" w:cs="Arial Narrow" w:eastAsia="Arial Narrow" w:hAnsi="Arial Narrow"/>
          <w:b w:val="0"/>
          <w:color w:val="ff0000"/>
          <w:sz w:val="22"/>
          <w:szCs w:val="22"/>
          <w:vertAlign w:val="baseline"/>
        </w:rPr>
      </w:pPr>
      <w:r w:rsidDel="00000000" w:rsidR="00000000" w:rsidRPr="00000000">
        <w:rPr>
          <w:rtl w:val="0"/>
        </w:rPr>
      </w:r>
    </w:p>
    <w:p w:rsidR="00000000" w:rsidDel="00000000" w:rsidP="00000000" w:rsidRDefault="00000000" w:rsidRPr="00000000" w14:paraId="00000007">
      <w:pPr>
        <w:rPr>
          <w:rFonts w:ascii="Arial Narrow" w:cs="Arial Narrow" w:eastAsia="Arial Narrow" w:hAnsi="Arial Narrow"/>
          <w:b w:val="0"/>
          <w:color w:val="002060"/>
          <w:sz w:val="22"/>
          <w:szCs w:val="22"/>
          <w:vertAlign w:val="baseline"/>
        </w:rPr>
      </w:pPr>
      <w:r w:rsidDel="00000000" w:rsidR="00000000" w:rsidRPr="00000000">
        <w:rPr>
          <w:rFonts w:ascii="Arial" w:cs="Arial" w:eastAsia="Arial" w:hAnsi="Arial"/>
          <w:b w:val="1"/>
          <w:color w:val="002060"/>
          <w:sz w:val="32"/>
          <w:szCs w:val="32"/>
          <w:vertAlign w:val="baseline"/>
          <w:rtl w:val="0"/>
        </w:rPr>
        <w:t xml:space="preserve">PART A</w:t>
      </w:r>
      <w:r w:rsidDel="00000000" w:rsidR="00000000" w:rsidRPr="00000000">
        <w:rPr>
          <w:rFonts w:ascii="Arial Narrow" w:cs="Arial Narrow" w:eastAsia="Arial Narrow" w:hAnsi="Arial Narrow"/>
          <w:b w:val="1"/>
          <w:color w:val="002060"/>
          <w:sz w:val="22"/>
          <w:szCs w:val="22"/>
          <w:vertAlign w:val="baseline"/>
          <w:rtl w:val="0"/>
        </w:rPr>
        <w:br w:type="textWrapping"/>
      </w:r>
      <w:r w:rsidDel="00000000" w:rsidR="00000000" w:rsidRPr="00000000">
        <w:rPr>
          <w:rtl w:val="0"/>
        </w:rPr>
      </w:r>
    </w:p>
    <w:tbl>
      <w:tblPr>
        <w:tblStyle w:val="Table1"/>
        <w:tblW w:w="889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97"/>
        <w:tblGridChange w:id="0">
          <w:tblGrid>
            <w:gridCol w:w="8897"/>
          </w:tblGrid>
        </w:tblGridChange>
      </w:tblGrid>
      <w:tr>
        <w:trPr>
          <w:cantSplit w:val="0"/>
          <w:trHeight w:val="494" w:hRule="atLeast"/>
          <w:tblHeader w:val="0"/>
        </w:trPr>
        <w:tc>
          <w:tcPr>
            <w:vAlign w:val="top"/>
          </w:tcPr>
          <w:p w:rsidR="00000000" w:rsidDel="00000000" w:rsidP="00000000" w:rsidRDefault="00000000" w:rsidRPr="00000000" w14:paraId="00000008">
            <w:pP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009">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Section 1 –</w:t>
            </w:r>
            <w:r w:rsidDel="00000000" w:rsidR="00000000" w:rsidRPr="00000000">
              <w:rPr>
                <w:rFonts w:ascii="Arial" w:cs="Arial" w:eastAsia="Arial" w:hAnsi="Arial"/>
                <w:b w:val="1"/>
                <w:color w:val="ff0000"/>
                <w:sz w:val="20"/>
                <w:szCs w:val="20"/>
                <w:vertAlign w:val="baseline"/>
                <w:rtl w:val="0"/>
              </w:rPr>
              <w:t xml:space="preserve"> </w:t>
            </w:r>
            <w:r w:rsidDel="00000000" w:rsidR="00000000" w:rsidRPr="00000000">
              <w:rPr>
                <w:rFonts w:ascii="Arial" w:cs="Arial" w:eastAsia="Arial" w:hAnsi="Arial"/>
                <w:b w:val="1"/>
                <w:sz w:val="20"/>
                <w:szCs w:val="20"/>
                <w:vertAlign w:val="baseline"/>
                <w:rtl w:val="0"/>
              </w:rPr>
              <w:t xml:space="preserve">PROJECT AND APPLICANT DETAILS </w:t>
            </w:r>
            <w:r w:rsidDel="00000000" w:rsidR="00000000" w:rsidRPr="00000000">
              <w:rPr>
                <w:rtl w:val="0"/>
              </w:rPr>
            </w:r>
          </w:p>
          <w:p w:rsidR="00000000" w:rsidDel="00000000" w:rsidP="00000000" w:rsidRDefault="00000000" w:rsidRPr="00000000" w14:paraId="0000000A">
            <w:pPr>
              <w:rPr>
                <w:rFonts w:ascii="Arial" w:cs="Arial" w:eastAsia="Arial" w:hAnsi="Arial"/>
                <w:b w:val="0"/>
                <w:sz w:val="20"/>
                <w:szCs w:val="20"/>
                <w:vertAlign w:val="baseline"/>
              </w:rPr>
            </w:pPr>
            <w:r w:rsidDel="00000000" w:rsidR="00000000" w:rsidRPr="00000000">
              <w:rPr>
                <w:rtl w:val="0"/>
              </w:rPr>
            </w:r>
          </w:p>
        </w:tc>
      </w:tr>
    </w:tbl>
    <w:p w:rsidR="00000000" w:rsidDel="00000000" w:rsidP="00000000" w:rsidRDefault="00000000" w:rsidRPr="00000000" w14:paraId="0000000B">
      <w:pPr>
        <w:rPr>
          <w:rFonts w:ascii="Arial Narrow" w:cs="Arial Narrow" w:eastAsia="Arial Narrow" w:hAnsi="Arial Narrow"/>
          <w:b w:val="0"/>
          <w:sz w:val="20"/>
          <w:szCs w:val="20"/>
          <w:vertAlign w:val="baseline"/>
        </w:rPr>
      </w:pPr>
      <w:r w:rsidDel="00000000" w:rsidR="00000000" w:rsidRPr="00000000">
        <w:rPr>
          <w:rtl w:val="0"/>
        </w:rPr>
      </w:r>
    </w:p>
    <w:tbl>
      <w:tblPr>
        <w:tblStyle w:val="Table2"/>
        <w:tblW w:w="889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97"/>
        <w:tblGridChange w:id="0">
          <w:tblGrid>
            <w:gridCol w:w="8897"/>
          </w:tblGrid>
        </w:tblGridChange>
      </w:tblGrid>
      <w:tr>
        <w:trPr>
          <w:cantSplit w:val="0"/>
          <w:tblHeader w:val="0"/>
        </w:trPr>
        <w:tc>
          <w:tcPr>
            <w:vAlign w:val="top"/>
          </w:tcPr>
          <w:p w:rsidR="00000000" w:rsidDel="00000000" w:rsidP="00000000" w:rsidRDefault="00000000" w:rsidRPr="00000000" w14:paraId="0000000C">
            <w:pPr>
              <w:rPr>
                <w:rFonts w:ascii="Arial Narrow" w:cs="Arial Narrow" w:eastAsia="Arial Narrow" w:hAnsi="Arial Narrow"/>
                <w:b w:val="0"/>
                <w:sz w:val="20"/>
                <w:szCs w:val="20"/>
                <w:vertAlign w:val="baseline"/>
              </w:rPr>
            </w:pPr>
            <w:r w:rsidDel="00000000" w:rsidR="00000000" w:rsidRPr="00000000">
              <w:rPr>
                <w:rtl w:val="0"/>
              </w:rPr>
            </w:r>
          </w:p>
          <w:p w:rsidR="00000000" w:rsidDel="00000000" w:rsidP="00000000" w:rsidRDefault="00000000" w:rsidRPr="00000000" w14:paraId="0000000D">
            <w:pPr>
              <w:numPr>
                <w:ilvl w:val="1"/>
                <w:numId w:val="9"/>
              </w:numPr>
              <w:ind w:left="360" w:hanging="360"/>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Project Title: </w:t>
            </w:r>
            <w:r w:rsidDel="00000000" w:rsidR="00000000" w:rsidRPr="00000000">
              <w:rPr>
                <w:rFonts w:ascii="Arial" w:cs="Arial" w:eastAsia="Arial" w:hAnsi="Arial"/>
                <w:sz w:val="20"/>
                <w:szCs w:val="20"/>
                <w:vertAlign w:val="baseline"/>
                <w:rtl w:val="0"/>
              </w:rPr>
              <w:t xml:space="preserve">Reviewly</w:t>
            </w:r>
            <w:r w:rsidDel="00000000" w:rsidR="00000000" w:rsidRPr="00000000">
              <w:rPr>
                <w:rFonts w:ascii="Arial" w:cs="Arial" w:eastAsia="Arial" w:hAnsi="Arial"/>
                <w:b w:val="1"/>
                <w:sz w:val="20"/>
                <w:szCs w:val="20"/>
                <w:vertAlign w:val="baseline"/>
                <w:rtl w:val="0"/>
              </w:rPr>
              <w:t xml:space="preserve">     </w:t>
            </w:r>
            <w:bookmarkStart w:colFirst="0" w:colLast="0" w:name="gjdgxs" w:id="0"/>
            <w:bookmarkEnd w:id="0"/>
            <w:r w:rsidDel="00000000" w:rsidR="00000000" w:rsidRPr="00000000">
              <w:rPr>
                <w:rFonts w:ascii="Arial" w:cs="Arial" w:eastAsia="Arial" w:hAnsi="Arial"/>
                <w:sz w:val="20"/>
                <w:szCs w:val="20"/>
                <w:vertAlign w:val="baseline"/>
                <w:rtl w:val="0"/>
              </w:rPr>
              <w:t xml:space="preserve">     </w:t>
            </w:r>
            <w:r w:rsidDel="00000000" w:rsidR="00000000" w:rsidRPr="00000000">
              <w:rPr>
                <w:rFonts w:ascii="Arial" w:cs="Arial" w:eastAsia="Arial" w:hAnsi="Arial"/>
                <w:b w:val="1"/>
                <w:sz w:val="20"/>
                <w:szCs w:val="20"/>
                <w:vertAlign w:val="baseline"/>
                <w:rtl w:val="0"/>
              </w:rPr>
              <w:br w:type="textWrapping"/>
            </w:r>
            <w:r w:rsidDel="00000000" w:rsidR="00000000" w:rsidRPr="00000000">
              <w:rPr>
                <w:rtl w:val="0"/>
              </w:rPr>
            </w:r>
          </w:p>
          <w:p w:rsidR="00000000" w:rsidDel="00000000" w:rsidP="00000000" w:rsidRDefault="00000000" w:rsidRPr="00000000" w14:paraId="0000000E">
            <w:pPr>
              <w:rPr>
                <w:rFonts w:ascii="Arial" w:cs="Arial" w:eastAsia="Arial" w:hAnsi="Arial"/>
                <w:b w:val="0"/>
                <w:sz w:val="20"/>
                <w:szCs w:val="20"/>
                <w:vertAlign w:val="baseline"/>
              </w:rPr>
            </w:pPr>
            <w:r w:rsidDel="00000000" w:rsidR="00000000" w:rsidRPr="00000000">
              <w:rPr>
                <w:rtl w:val="0"/>
              </w:rPr>
            </w:r>
          </w:p>
        </w:tc>
      </w:tr>
    </w:tbl>
    <w:p w:rsidR="00000000" w:rsidDel="00000000" w:rsidP="00000000" w:rsidRDefault="00000000" w:rsidRPr="00000000" w14:paraId="0000000F">
      <w:pPr>
        <w:rPr>
          <w:rFonts w:ascii="Arial Narrow" w:cs="Arial Narrow" w:eastAsia="Arial Narrow" w:hAnsi="Arial Narrow"/>
          <w:b w:val="0"/>
          <w:sz w:val="20"/>
          <w:szCs w:val="20"/>
          <w:vertAlign w:val="baseline"/>
        </w:rPr>
      </w:pPr>
      <w:r w:rsidDel="00000000" w:rsidR="00000000" w:rsidRPr="00000000">
        <w:rPr>
          <w:rtl w:val="0"/>
        </w:rPr>
      </w:r>
    </w:p>
    <w:tbl>
      <w:tblPr>
        <w:tblStyle w:val="Table3"/>
        <w:tblW w:w="93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0"/>
        <w:gridCol w:w="1380"/>
        <w:gridCol w:w="3675"/>
        <w:tblGridChange w:id="0">
          <w:tblGrid>
            <w:gridCol w:w="4260"/>
            <w:gridCol w:w="1380"/>
            <w:gridCol w:w="3675"/>
          </w:tblGrid>
        </w:tblGridChange>
      </w:tblGrid>
      <w:tr>
        <w:trPr>
          <w:cantSplit w:val="0"/>
          <w:tblHeader w:val="0"/>
        </w:trPr>
        <w:tc>
          <w:tcPr>
            <w:gridSpan w:val="3"/>
            <w:vAlign w:val="top"/>
          </w:tcPr>
          <w:p w:rsidR="00000000" w:rsidDel="00000000" w:rsidP="00000000" w:rsidRDefault="00000000" w:rsidRPr="00000000" w14:paraId="00000010">
            <w:pP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011">
            <w:pPr>
              <w:numPr>
                <w:ilvl w:val="1"/>
                <w:numId w:val="9"/>
              </w:numPr>
              <w:ind w:left="360" w:hanging="360"/>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Applicant Details </w:t>
            </w:r>
            <w:r w:rsidDel="00000000" w:rsidR="00000000" w:rsidRPr="00000000">
              <w:rPr>
                <w:rtl w:val="0"/>
              </w:rPr>
            </w:r>
          </w:p>
          <w:p w:rsidR="00000000" w:rsidDel="00000000" w:rsidP="00000000" w:rsidRDefault="00000000" w:rsidRPr="00000000" w14:paraId="00000012">
            <w:pPr>
              <w:rPr>
                <w:rFonts w:ascii="Arial" w:cs="Arial" w:eastAsia="Arial" w:hAnsi="Arial"/>
                <w:b w:val="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5">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Name: </w:t>
            </w:r>
            <w:r w:rsidDel="00000000" w:rsidR="00000000" w:rsidRPr="00000000">
              <w:rPr>
                <w:rFonts w:ascii="Arial" w:cs="Arial" w:eastAsia="Arial" w:hAnsi="Arial"/>
                <w:sz w:val="20"/>
                <w:szCs w:val="20"/>
                <w:rtl w:val="0"/>
              </w:rPr>
              <w:t xml:space="preserve"> Sashminda Iranga Withanage</w:t>
            </w:r>
            <w:r w:rsidDel="00000000" w:rsidR="00000000" w:rsidRPr="00000000">
              <w:rPr>
                <w:rtl w:val="0"/>
              </w:rPr>
            </w:r>
          </w:p>
          <w:p w:rsidR="00000000" w:rsidDel="00000000" w:rsidP="00000000" w:rsidRDefault="00000000" w:rsidRPr="00000000" w14:paraId="00000016">
            <w:pPr>
              <w:rPr>
                <w:rFonts w:ascii="Arial" w:cs="Arial" w:eastAsia="Arial" w:hAnsi="Arial"/>
                <w:b w:val="0"/>
                <w:sz w:val="20"/>
                <w:szCs w:val="20"/>
                <w:vertAlign w:val="baseline"/>
              </w:rPr>
            </w:pPr>
            <w:r w:rsidDel="00000000" w:rsidR="00000000" w:rsidRPr="00000000">
              <w:rPr>
                <w:rtl w:val="0"/>
              </w:rPr>
            </w:r>
          </w:p>
        </w:tc>
        <w:tc>
          <w:tcPr>
            <w:gridSpan w:val="2"/>
            <w:vAlign w:val="top"/>
          </w:tcPr>
          <w:p w:rsidR="00000000" w:rsidDel="00000000" w:rsidP="00000000" w:rsidRDefault="00000000" w:rsidRPr="00000000" w14:paraId="00000017">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University Email Address: </w:t>
            </w:r>
            <w:r w:rsidDel="00000000" w:rsidR="00000000" w:rsidRPr="00000000">
              <w:rPr>
                <w:rFonts w:ascii="Arial" w:cs="Arial" w:eastAsia="Arial" w:hAnsi="Arial"/>
                <w:sz w:val="20"/>
                <w:szCs w:val="20"/>
                <w:rtl w:val="0"/>
              </w:rPr>
              <w:t xml:space="preserve">sashminda.2019586@iit.ac.lk</w:t>
            </w:r>
            <w:r w:rsidDel="00000000" w:rsidR="00000000" w:rsidRPr="00000000">
              <w:rPr>
                <w:rFonts w:ascii="Arial" w:cs="Arial" w:eastAsia="Arial" w:hAnsi="Arial"/>
                <w:sz w:val="20"/>
                <w:szCs w:val="20"/>
                <w:vertAlign w:val="baseline"/>
                <w:rtl w:val="0"/>
              </w:rPr>
              <w:t xml:space="preserve">    </w:t>
            </w:r>
            <w:r w:rsidDel="00000000" w:rsidR="00000000" w:rsidRPr="00000000">
              <w:rPr>
                <w:rtl w:val="0"/>
              </w:rPr>
            </w:r>
          </w:p>
        </w:tc>
      </w:tr>
      <w:tr>
        <w:trPr>
          <w:cantSplit w:val="0"/>
          <w:trHeight w:val="507" w:hRule="atLeast"/>
          <w:tblHeader w:val="0"/>
        </w:trPr>
        <w:tc>
          <w:tcPr>
            <w:vAlign w:val="top"/>
          </w:tcPr>
          <w:p w:rsidR="00000000" w:rsidDel="00000000" w:rsidP="00000000" w:rsidRDefault="00000000" w:rsidRPr="00000000" w14:paraId="00000019">
            <w:pPr>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Contact Address: </w:t>
            </w:r>
            <w:r w:rsidDel="00000000" w:rsidR="00000000" w:rsidRPr="00000000">
              <w:rPr>
                <w:rFonts w:ascii="Arial" w:cs="Arial" w:eastAsia="Arial" w:hAnsi="Arial"/>
                <w:sz w:val="20"/>
                <w:szCs w:val="20"/>
                <w:rtl w:val="0"/>
              </w:rPr>
              <w:t xml:space="preserve">Oval view apartments, Rajagiriya</w:t>
            </w: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001A">
            <w:pPr>
              <w:rPr>
                <w:rFonts w:ascii="Arial" w:cs="Arial" w:eastAsia="Arial" w:hAnsi="Arial"/>
                <w:b w:val="0"/>
                <w:sz w:val="20"/>
                <w:szCs w:val="20"/>
                <w:vertAlign w:val="baseline"/>
              </w:rPr>
            </w:pPr>
            <w:r w:rsidDel="00000000" w:rsidR="00000000" w:rsidRPr="00000000">
              <w:rPr>
                <w:rtl w:val="0"/>
              </w:rPr>
            </w:r>
          </w:p>
        </w:tc>
        <w:tc>
          <w:tcPr>
            <w:gridSpan w:val="2"/>
            <w:vAlign w:val="top"/>
          </w:tcPr>
          <w:p w:rsidR="00000000" w:rsidDel="00000000" w:rsidP="00000000" w:rsidRDefault="00000000" w:rsidRPr="00000000" w14:paraId="0000001B">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Telephone Number: </w:t>
            </w:r>
            <w:r w:rsidDel="00000000" w:rsidR="00000000" w:rsidRPr="00000000">
              <w:rPr>
                <w:rFonts w:ascii="Arial" w:cs="Arial" w:eastAsia="Arial" w:hAnsi="Arial"/>
                <w:sz w:val="20"/>
                <w:szCs w:val="20"/>
                <w:rtl w:val="0"/>
              </w:rPr>
              <w:t xml:space="preserve"> +94 77 66 88 325</w:t>
            </w:r>
            <w:r w:rsidDel="00000000" w:rsidR="00000000" w:rsidRPr="00000000">
              <w:rPr>
                <w:rFonts w:ascii="Arial" w:cs="Arial" w:eastAsia="Arial" w:hAnsi="Arial"/>
                <w:sz w:val="20"/>
                <w:szCs w:val="20"/>
                <w:vertAlign w:val="baseline"/>
                <w:rtl w:val="0"/>
              </w:rPr>
              <w:t xml:space="preserve">   </w:t>
            </w:r>
            <w:r w:rsidDel="00000000" w:rsidR="00000000" w:rsidRPr="00000000">
              <w:rPr>
                <w:rtl w:val="0"/>
              </w:rPr>
            </w:r>
          </w:p>
        </w:tc>
      </w:tr>
      <w:tr>
        <w:trPr>
          <w:cantSplit w:val="0"/>
          <w:trHeight w:val="507" w:hRule="atLeast"/>
          <w:tblHeader w:val="0"/>
        </w:trPr>
        <w:tc>
          <w:tcPr>
            <w:vAlign w:val="top"/>
          </w:tcPr>
          <w:p w:rsidR="00000000" w:rsidDel="00000000" w:rsidP="00000000" w:rsidRDefault="00000000" w:rsidRPr="00000000" w14:paraId="0000001D">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Faculty: </w:t>
            </w:r>
            <w:r w:rsidDel="00000000" w:rsidR="00000000" w:rsidRPr="00000000">
              <w:rPr>
                <w:rFonts w:ascii="Arial" w:cs="Arial" w:eastAsia="Arial" w:hAnsi="Arial"/>
                <w:sz w:val="20"/>
                <w:szCs w:val="20"/>
                <w:rtl w:val="0"/>
              </w:rPr>
              <w:t xml:space="preserve">Faculty of computing</w:t>
            </w:r>
            <w:r w:rsidDel="00000000" w:rsidR="00000000" w:rsidRPr="00000000">
              <w:rPr>
                <w:rtl w:val="0"/>
              </w:rPr>
            </w:r>
          </w:p>
          <w:p w:rsidR="00000000" w:rsidDel="00000000" w:rsidP="00000000" w:rsidRDefault="00000000" w:rsidRPr="00000000" w14:paraId="0000001E">
            <w:pPr>
              <w:rPr>
                <w:rFonts w:ascii="Arial" w:cs="Arial" w:eastAsia="Arial" w:hAnsi="Arial"/>
                <w:b w:val="0"/>
                <w:sz w:val="20"/>
                <w:szCs w:val="20"/>
                <w:vertAlign w:val="baseline"/>
              </w:rPr>
            </w:pPr>
            <w:r w:rsidDel="00000000" w:rsidR="00000000" w:rsidRPr="00000000">
              <w:rPr>
                <w:rtl w:val="0"/>
              </w:rPr>
            </w:r>
          </w:p>
        </w:tc>
        <w:tc>
          <w:tcPr>
            <w:gridSpan w:val="2"/>
            <w:vAlign w:val="top"/>
          </w:tcPr>
          <w:p w:rsidR="00000000" w:rsidDel="00000000" w:rsidP="00000000" w:rsidRDefault="00000000" w:rsidRPr="00000000" w14:paraId="0000001F">
            <w:pPr>
              <w:rPr>
                <w:rFonts w:ascii="Arial" w:cs="Arial" w:eastAsia="Arial" w:hAnsi="Arial"/>
                <w:b w:val="0"/>
                <w:sz w:val="20"/>
                <w:szCs w:val="20"/>
                <w:vertAlign w:val="baseline"/>
              </w:rPr>
            </w:pPr>
            <w:r w:rsidDel="00000000" w:rsidR="00000000" w:rsidRPr="00000000">
              <w:rPr>
                <w:rtl w:val="0"/>
              </w:rPr>
            </w:r>
          </w:p>
        </w:tc>
      </w:tr>
      <w:tr>
        <w:trPr>
          <w:cantSplit w:val="0"/>
          <w:trHeight w:val="982" w:hRule="atLeast"/>
          <w:tblHeader w:val="0"/>
        </w:trPr>
        <w:tc>
          <w:tcPr>
            <w:gridSpan w:val="3"/>
            <w:vAlign w:val="top"/>
          </w:tcPr>
          <w:p w:rsidR="00000000" w:rsidDel="00000000" w:rsidP="00000000" w:rsidRDefault="00000000" w:rsidRPr="00000000" w14:paraId="00000021">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Please check the relevant box:</w:t>
            </w:r>
            <w:r w:rsidDel="00000000" w:rsidR="00000000" w:rsidRPr="00000000">
              <w:rPr>
                <w:rtl w:val="0"/>
              </w:rPr>
            </w:r>
          </w:p>
          <w:p w:rsidR="00000000" w:rsidDel="00000000" w:rsidP="00000000" w:rsidRDefault="00000000" w:rsidRPr="00000000" w14:paraId="00000022">
            <w:pPr>
              <w:rPr>
                <w:rFonts w:ascii="Arimo" w:cs="Arimo" w:eastAsia="Arimo" w:hAnsi="Arimo"/>
                <w:b w:val="0"/>
                <w:sz w:val="20"/>
                <w:szCs w:val="20"/>
                <w:vertAlign w:val="baseline"/>
              </w:rPr>
            </w:pPr>
            <w:r w:rsidDel="00000000" w:rsidR="00000000" w:rsidRPr="00000000">
              <w:rPr>
                <w:rFonts w:ascii="Arimo" w:cs="Arimo" w:eastAsia="Arimo" w:hAnsi="Arimo"/>
                <w:b w:val="1"/>
                <w:sz w:val="20"/>
                <w:szCs w:val="20"/>
                <w:vertAlign w:val="baseline"/>
                <w:rtl w:val="0"/>
              </w:rPr>
              <w:br w:type="textWrapping"/>
            </w:r>
            <w:r w:rsidDel="00000000" w:rsidR="00000000" w:rsidRPr="00000000">
              <w:rPr>
                <w:rtl w:val="0"/>
              </w:rPr>
            </w:r>
          </w:p>
          <w:p w:rsidR="00000000" w:rsidDel="00000000" w:rsidP="00000000" w:rsidRDefault="00000000" w:rsidRPr="00000000" w14:paraId="00000023">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Undergraduate </w:t>
            </w:r>
            <w:r w:rsidDel="00000000" w:rsidR="00000000" w:rsidRPr="00000000">
              <w:rPr>
                <w:sz w:val="20"/>
                <w:szCs w:val="20"/>
                <w:rtl w:val="0"/>
              </w:rPr>
              <w:t xml:space="preserve">Yes    </w:t>
            </w:r>
            <w:r w:rsidDel="00000000" w:rsidR="00000000" w:rsidRPr="00000000">
              <w:rPr>
                <w:rFonts w:ascii="Arial" w:cs="Arial" w:eastAsia="Arial" w:hAnsi="Arial"/>
                <w:b w:val="1"/>
                <w:sz w:val="20"/>
                <w:szCs w:val="20"/>
                <w:vertAlign w:val="baseline"/>
                <w:rtl w:val="0"/>
              </w:rPr>
              <w:t xml:space="preserve">Postgraduate: </w:t>
            </w:r>
            <w:r w:rsidDel="00000000" w:rsidR="00000000" w:rsidRPr="00000000">
              <w:rPr>
                <w:sz w:val="20"/>
                <w:szCs w:val="20"/>
                <w:rtl w:val="0"/>
              </w:rPr>
              <w:t xml:space="preserve">    </w:t>
            </w:r>
            <w:r w:rsidDel="00000000" w:rsidR="00000000" w:rsidRPr="00000000">
              <w:rPr>
                <w:rFonts w:ascii="Arial" w:cs="Arial" w:eastAsia="Arial" w:hAnsi="Arial"/>
                <w:b w:val="1"/>
                <w:sz w:val="20"/>
                <w:szCs w:val="20"/>
                <w:vertAlign w:val="baseline"/>
                <w:rtl w:val="0"/>
              </w:rPr>
              <w:t xml:space="preserve">MPhil/PhD Student: </w:t>
            </w:r>
            <w:r w:rsidDel="00000000" w:rsidR="00000000" w:rsidRPr="00000000">
              <w:rPr>
                <w:sz w:val="20"/>
                <w:szCs w:val="20"/>
                <w:rtl w:val="0"/>
              </w:rPr>
              <w:t xml:space="preserve">    </w:t>
            </w:r>
            <w:r w:rsidDel="00000000" w:rsidR="00000000" w:rsidRPr="00000000">
              <w:rPr>
                <w:rFonts w:ascii="Arial" w:cs="Arial" w:eastAsia="Arial" w:hAnsi="Arial"/>
                <w:b w:val="1"/>
                <w:sz w:val="20"/>
                <w:szCs w:val="20"/>
                <w:vertAlign w:val="baseline"/>
                <w:rtl w:val="0"/>
              </w:rPr>
              <w:t xml:space="preserve">Staff:   </w:t>
            </w:r>
            <w:r w:rsidDel="00000000" w:rsidR="00000000" w:rsidRPr="00000000">
              <w:rPr>
                <w:rtl w:val="0"/>
              </w:rPr>
            </w:r>
          </w:p>
          <w:p w:rsidR="00000000" w:rsidDel="00000000" w:rsidP="00000000" w:rsidRDefault="00000000" w:rsidRPr="00000000" w14:paraId="00000024">
            <w:pPr>
              <w:rPr>
                <w:rFonts w:ascii="Arial" w:cs="Arial" w:eastAsia="Arial" w:hAnsi="Arial"/>
                <w:b w:val="0"/>
                <w:sz w:val="20"/>
                <w:szCs w:val="20"/>
                <w:vertAlign w:val="baseline"/>
              </w:rPr>
            </w:pPr>
            <w:r w:rsidDel="00000000" w:rsidR="00000000" w:rsidRPr="00000000">
              <w:rPr>
                <w:rtl w:val="0"/>
              </w:rPr>
            </w:r>
          </w:p>
        </w:tc>
      </w:tr>
      <w:tr>
        <w:trPr>
          <w:cantSplit w:val="0"/>
          <w:trHeight w:val="634.98046875" w:hRule="atLeast"/>
          <w:tblHeader w:val="0"/>
        </w:trPr>
        <w:tc>
          <w:tcPr>
            <w:gridSpan w:val="2"/>
            <w:vAlign w:val="top"/>
          </w:tcPr>
          <w:p w:rsidR="00000000" w:rsidDel="00000000" w:rsidP="00000000" w:rsidRDefault="00000000" w:rsidRPr="00000000" w14:paraId="00000027">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I confirm I have read the </w:t>
            </w:r>
            <w:r w:rsidDel="00000000" w:rsidR="00000000" w:rsidRPr="00000000">
              <w:rPr>
                <w:rFonts w:ascii="Arial" w:cs="Arial" w:eastAsia="Arial" w:hAnsi="Arial"/>
                <w:b w:val="1"/>
                <w:i w:val="1"/>
                <w:sz w:val="20"/>
                <w:szCs w:val="20"/>
                <w:vertAlign w:val="baseline"/>
                <w:rtl w:val="0"/>
              </w:rPr>
              <w:t xml:space="preserve">University’s Code of Practice Governing the Ethical Conduct of Research</w:t>
            </w:r>
            <w:r w:rsidDel="00000000" w:rsidR="00000000" w:rsidRPr="00000000">
              <w:rPr>
                <w:rFonts w:ascii="Arial" w:cs="Arial" w:eastAsia="Arial" w:hAnsi="Arial"/>
                <w:b w:val="1"/>
                <w:sz w:val="20"/>
                <w:szCs w:val="20"/>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029">
            <w:pPr>
              <w:numPr>
                <w:ilvl w:val="0"/>
                <w:numId w:val="30"/>
              </w:numPr>
              <w:ind w:left="2160" w:hanging="360"/>
              <w:rPr>
                <w:u w:val="none"/>
                <w:vertAlign w:val="baseline"/>
              </w:rPr>
            </w:pPr>
            <w:r w:rsidDel="00000000" w:rsidR="00000000" w:rsidRPr="00000000">
              <w:rPr>
                <w:rFonts w:ascii="Arial" w:cs="Arial" w:eastAsia="Arial" w:hAnsi="Arial"/>
                <w:sz w:val="20"/>
                <w:szCs w:val="20"/>
                <w:vertAlign w:val="baseline"/>
                <w:rtl w:val="0"/>
              </w:rPr>
              <w:t xml:space="preserve">YES</w:t>
            </w:r>
            <w:r w:rsidDel="00000000" w:rsidR="00000000" w:rsidRPr="00000000">
              <w:rPr>
                <w:rFonts w:ascii="Arial" w:cs="Arial" w:eastAsia="Arial" w:hAnsi="Arial"/>
                <w:b w:val="1"/>
                <w:sz w:val="20"/>
                <w:szCs w:val="20"/>
                <w:vertAlign w:val="baseline"/>
                <w:rtl w:val="0"/>
              </w:rPr>
              <w:t xml:space="preserve"> </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NO</w:t>
            </w:r>
            <w:r w:rsidDel="00000000" w:rsidR="00000000" w:rsidRPr="00000000">
              <w:rPr>
                <w:rFonts w:ascii="Arial" w:cs="Arial" w:eastAsia="Arial" w:hAnsi="Arial"/>
                <w:b w:val="1"/>
                <w:sz w:val="20"/>
                <w:szCs w:val="20"/>
                <w:vertAlign w:val="baseline"/>
                <w:rtl w:val="0"/>
              </w:rPr>
              <w:t xml:space="preserve"> </w:t>
            </w:r>
            <w:r w:rsidDel="00000000" w:rsidR="00000000" w:rsidRPr="00000000">
              <w:rPr>
                <w:rtl w:val="0"/>
              </w:rPr>
            </w:r>
          </w:p>
        </w:tc>
      </w:tr>
      <w:tr>
        <w:trPr>
          <w:cantSplit w:val="0"/>
          <w:tblHeader w:val="0"/>
        </w:trPr>
        <w:tc>
          <w:tcPr>
            <w:gridSpan w:val="3"/>
            <w:vAlign w:val="top"/>
          </w:tcPr>
          <w:p w:rsidR="00000000" w:rsidDel="00000000" w:rsidP="00000000" w:rsidRDefault="00000000" w:rsidRPr="00000000" w14:paraId="0000002A">
            <w:pP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02B">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1.3 Supervisor/Dean of Faculty/Faculty Research Director details</w:t>
            </w:r>
            <w:r w:rsidDel="00000000" w:rsidR="00000000" w:rsidRPr="00000000">
              <w:rPr>
                <w:rtl w:val="0"/>
              </w:rPr>
            </w:r>
          </w:p>
          <w:p w:rsidR="00000000" w:rsidDel="00000000" w:rsidP="00000000" w:rsidRDefault="00000000" w:rsidRPr="00000000" w14:paraId="0000002C">
            <w:pP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02D">
            <w:pPr>
              <w:rPr>
                <w:rFonts w:ascii="Arial" w:cs="Arial" w:eastAsia="Arial" w:hAnsi="Arial"/>
                <w:color w:val="000000"/>
                <w:sz w:val="20"/>
                <w:szCs w:val="20"/>
                <w:vertAlign w:val="baseline"/>
              </w:rPr>
            </w:pPr>
            <w:r w:rsidDel="00000000" w:rsidR="00000000" w:rsidRPr="00000000">
              <w:rPr>
                <w:rFonts w:ascii="Arial" w:cs="Arial" w:eastAsia="Arial" w:hAnsi="Arial"/>
                <w:sz w:val="20"/>
                <w:szCs w:val="20"/>
                <w:vertAlign w:val="baseline"/>
                <w:rtl w:val="0"/>
              </w:rPr>
              <w:t xml:space="preserve">Please note that all applicants with a supervisor(s) must ensure that the supervisor signs the declaration at the bottom of this page if completing Part A only or in </w:t>
            </w:r>
            <w:r w:rsidDel="00000000" w:rsidR="00000000" w:rsidRPr="00000000">
              <w:rPr>
                <w:rFonts w:ascii="Arial" w:cs="Arial" w:eastAsia="Arial" w:hAnsi="Arial"/>
                <w:b w:val="1"/>
                <w:sz w:val="20"/>
                <w:szCs w:val="20"/>
                <w:vertAlign w:val="baseline"/>
                <w:rtl w:val="0"/>
              </w:rPr>
              <w:t xml:space="preserve">Section 10.3</w:t>
            </w:r>
            <w:r w:rsidDel="00000000" w:rsidR="00000000" w:rsidRPr="00000000">
              <w:rPr>
                <w:rFonts w:ascii="Arial" w:cs="Arial" w:eastAsia="Arial" w:hAnsi="Arial"/>
                <w:color w:val="008000"/>
                <w:sz w:val="20"/>
                <w:szCs w:val="20"/>
                <w:vertAlign w:val="baseline"/>
                <w:rtl w:val="0"/>
              </w:rPr>
              <w:t xml:space="preserve"> </w:t>
            </w:r>
            <w:r w:rsidDel="00000000" w:rsidR="00000000" w:rsidRPr="00000000">
              <w:rPr>
                <w:rFonts w:ascii="Arial" w:cs="Arial" w:eastAsia="Arial" w:hAnsi="Arial"/>
                <w:color w:val="000000"/>
                <w:sz w:val="20"/>
                <w:szCs w:val="20"/>
                <w:vertAlign w:val="baseline"/>
                <w:rtl w:val="0"/>
              </w:rPr>
              <w:t xml:space="preserve">if completing Part B</w:t>
            </w:r>
          </w:p>
          <w:p w:rsidR="00000000" w:rsidDel="00000000" w:rsidP="00000000" w:rsidRDefault="00000000" w:rsidRPr="00000000" w14:paraId="0000002E">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2F">
            <w:pP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All </w:t>
            </w:r>
            <w:r w:rsidDel="00000000" w:rsidR="00000000" w:rsidRPr="00000000">
              <w:rPr>
                <w:rFonts w:ascii="Arial" w:cs="Arial" w:eastAsia="Arial" w:hAnsi="Arial"/>
                <w:b w:val="1"/>
                <w:sz w:val="20"/>
                <w:szCs w:val="20"/>
                <w:vertAlign w:val="baseline"/>
                <w:rtl w:val="0"/>
              </w:rPr>
              <w:t xml:space="preserve">staff</w:t>
            </w:r>
            <w:r w:rsidDel="00000000" w:rsidR="00000000" w:rsidRPr="00000000">
              <w:rPr>
                <w:rFonts w:ascii="Arial" w:cs="Arial" w:eastAsia="Arial" w:hAnsi="Arial"/>
                <w:sz w:val="20"/>
                <w:szCs w:val="20"/>
                <w:vertAlign w:val="baseline"/>
                <w:rtl w:val="0"/>
              </w:rPr>
              <w:t xml:space="preserve"> must ensure that their Dean of Faculty, or Faculty Research Director (or nominee), as appropriate, signs the declaration at the bottom of this page if completing Part A only or in </w:t>
            </w:r>
            <w:r w:rsidDel="00000000" w:rsidR="00000000" w:rsidRPr="00000000">
              <w:rPr>
                <w:rFonts w:ascii="Arial" w:cs="Arial" w:eastAsia="Arial" w:hAnsi="Arial"/>
                <w:b w:val="1"/>
                <w:sz w:val="20"/>
                <w:szCs w:val="20"/>
                <w:vertAlign w:val="baseline"/>
                <w:rtl w:val="0"/>
              </w:rPr>
              <w:t xml:space="preserve">Section 10.3</w:t>
            </w:r>
            <w:r w:rsidDel="00000000" w:rsidR="00000000" w:rsidRPr="00000000">
              <w:rPr>
                <w:rFonts w:ascii="Arial" w:cs="Arial" w:eastAsia="Arial" w:hAnsi="Arial"/>
                <w:color w:val="008000"/>
                <w:sz w:val="20"/>
                <w:szCs w:val="20"/>
                <w:vertAlign w:val="baseline"/>
                <w:rtl w:val="0"/>
              </w:rPr>
              <w:t xml:space="preserve"> </w:t>
            </w:r>
            <w:r w:rsidDel="00000000" w:rsidR="00000000" w:rsidRPr="00000000">
              <w:rPr>
                <w:rFonts w:ascii="Arial" w:cs="Arial" w:eastAsia="Arial" w:hAnsi="Arial"/>
                <w:color w:val="000000"/>
                <w:sz w:val="20"/>
                <w:szCs w:val="20"/>
                <w:vertAlign w:val="baseline"/>
                <w:rtl w:val="0"/>
              </w:rPr>
              <w:t xml:space="preserve">if completing Part B</w:t>
            </w:r>
            <w:r w:rsidDel="00000000" w:rsidR="00000000" w:rsidRPr="00000000">
              <w:rPr>
                <w:rtl w:val="0"/>
              </w:rPr>
            </w:r>
          </w:p>
          <w:p w:rsidR="00000000" w:rsidDel="00000000" w:rsidP="00000000" w:rsidRDefault="00000000" w:rsidRPr="00000000" w14:paraId="00000030">
            <w:pPr>
              <w:rPr>
                <w:rFonts w:ascii="Arial" w:cs="Arial" w:eastAsia="Arial" w:hAnsi="Arial"/>
                <w:b w:val="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3">
            <w:pPr>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Name: </w:t>
            </w:r>
            <w:r w:rsidDel="00000000" w:rsidR="00000000" w:rsidRPr="00000000">
              <w:rPr>
                <w:rFonts w:ascii="Arial" w:cs="Arial" w:eastAsia="Arial" w:hAnsi="Arial"/>
                <w:sz w:val="20"/>
                <w:szCs w:val="20"/>
                <w:vertAlign w:val="baseline"/>
                <w:rtl w:val="0"/>
              </w:rPr>
              <w:t xml:space="preserve">Mr. Deshan </w:t>
            </w:r>
            <w:r w:rsidDel="00000000" w:rsidR="00000000" w:rsidRPr="00000000">
              <w:rPr>
                <w:rFonts w:ascii="Arial" w:cs="Arial" w:eastAsia="Arial" w:hAnsi="Arial"/>
                <w:sz w:val="20"/>
                <w:szCs w:val="20"/>
                <w:rtl w:val="0"/>
              </w:rPr>
              <w:t xml:space="preserve">Sumanathilake</w:t>
            </w:r>
            <w:r w:rsidDel="00000000" w:rsidR="00000000" w:rsidRPr="00000000">
              <w:rPr>
                <w:rtl w:val="0"/>
              </w:rPr>
            </w:r>
          </w:p>
          <w:p w:rsidR="00000000" w:rsidDel="00000000" w:rsidP="00000000" w:rsidRDefault="00000000" w:rsidRPr="00000000" w14:paraId="00000034">
            <w:pPr>
              <w:rPr>
                <w:rFonts w:ascii="Arial" w:cs="Arial" w:eastAsia="Arial" w:hAnsi="Arial"/>
                <w:b w:val="0"/>
                <w:sz w:val="20"/>
                <w:szCs w:val="20"/>
                <w:vertAlign w:val="baseline"/>
              </w:rPr>
            </w:pPr>
            <w:r w:rsidDel="00000000" w:rsidR="00000000" w:rsidRPr="00000000">
              <w:rPr>
                <w:rFonts w:ascii="Arial" w:cs="Arial" w:eastAsia="Arial" w:hAnsi="Arial"/>
                <w:sz w:val="20"/>
                <w:szCs w:val="20"/>
                <w:vertAlign w:val="baseline"/>
                <w:rtl w:val="0"/>
              </w:rPr>
              <w:t xml:space="preserve">     </w:t>
            </w:r>
            <w:r w:rsidDel="00000000" w:rsidR="00000000" w:rsidRPr="00000000">
              <w:rPr>
                <w:rtl w:val="0"/>
              </w:rPr>
            </w:r>
          </w:p>
          <w:p w:rsidR="00000000" w:rsidDel="00000000" w:rsidP="00000000" w:rsidRDefault="00000000" w:rsidRPr="00000000" w14:paraId="00000035">
            <w:pPr>
              <w:rPr>
                <w:rFonts w:ascii="Arial" w:cs="Arial" w:eastAsia="Arial" w:hAnsi="Arial"/>
                <w:b w:val="0"/>
                <w:sz w:val="20"/>
                <w:szCs w:val="20"/>
                <w:vertAlign w:val="baseline"/>
              </w:rPr>
            </w:pPr>
            <w:r w:rsidDel="00000000" w:rsidR="00000000" w:rsidRPr="00000000">
              <w:rPr>
                <w:rtl w:val="0"/>
              </w:rPr>
            </w:r>
          </w:p>
        </w:tc>
        <w:tc>
          <w:tcPr>
            <w:gridSpan w:val="2"/>
            <w:vAlign w:val="top"/>
          </w:tcPr>
          <w:p w:rsidR="00000000" w:rsidDel="00000000" w:rsidP="00000000" w:rsidRDefault="00000000" w:rsidRPr="00000000" w14:paraId="00000036">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University Email Address:  </w:t>
            </w:r>
            <w:r w:rsidDel="00000000" w:rsidR="00000000" w:rsidRPr="00000000">
              <w:rPr>
                <w:rFonts w:ascii="Arial" w:cs="Arial" w:eastAsia="Arial" w:hAnsi="Arial"/>
                <w:sz w:val="20"/>
                <w:szCs w:val="20"/>
                <w:vertAlign w:val="baseline"/>
                <w:rtl w:val="0"/>
              </w:rPr>
              <w:t xml:space="preserve">deshan.s@iit.ac.lk</w:t>
            </w:r>
            <w:r w:rsidDel="00000000" w:rsidR="00000000" w:rsidRPr="00000000">
              <w:rPr>
                <w:rtl w:val="0"/>
              </w:rPr>
            </w:r>
          </w:p>
          <w:p w:rsidR="00000000" w:rsidDel="00000000" w:rsidP="00000000" w:rsidRDefault="00000000" w:rsidRPr="00000000" w14:paraId="00000037">
            <w:pPr>
              <w:rPr>
                <w:rFonts w:ascii="Arial" w:cs="Arial" w:eastAsia="Arial" w:hAnsi="Arial"/>
                <w:b w:val="0"/>
                <w:sz w:val="20"/>
                <w:szCs w:val="20"/>
                <w:vertAlign w:val="baseline"/>
              </w:rPr>
            </w:pPr>
            <w:r w:rsidDel="00000000" w:rsidR="00000000" w:rsidRPr="00000000">
              <w:rPr>
                <w:rFonts w:ascii="Arial" w:cs="Arial" w:eastAsia="Arial" w:hAnsi="Arial"/>
                <w:sz w:val="20"/>
                <w:szCs w:val="20"/>
                <w:vertAlign w:val="baseline"/>
                <w:rtl w:val="0"/>
              </w:rPr>
              <w:t xml:space="preserve">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9">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Faculty: </w:t>
            </w:r>
            <w:r w:rsidDel="00000000" w:rsidR="00000000" w:rsidRPr="00000000">
              <w:rPr>
                <w:rFonts w:ascii="Arial" w:cs="Arial" w:eastAsia="Arial" w:hAnsi="Arial"/>
                <w:sz w:val="20"/>
                <w:szCs w:val="20"/>
                <w:rtl w:val="0"/>
              </w:rPr>
              <w:t xml:space="preserve">Faculty of Computing</w:t>
            </w:r>
            <w:r w:rsidDel="00000000" w:rsidR="00000000" w:rsidRPr="00000000">
              <w:rPr>
                <w:rtl w:val="0"/>
              </w:rPr>
            </w:r>
          </w:p>
          <w:p w:rsidR="00000000" w:rsidDel="00000000" w:rsidP="00000000" w:rsidRDefault="00000000" w:rsidRPr="00000000" w14:paraId="0000003A">
            <w:pPr>
              <w:rPr>
                <w:rFonts w:ascii="Arial" w:cs="Arial" w:eastAsia="Arial" w:hAnsi="Arial"/>
                <w:b w:val="0"/>
                <w:sz w:val="20"/>
                <w:szCs w:val="20"/>
                <w:vertAlign w:val="baseline"/>
              </w:rPr>
            </w:pPr>
            <w:r w:rsidDel="00000000" w:rsidR="00000000" w:rsidRPr="00000000">
              <w:rPr>
                <w:rFonts w:ascii="Arial" w:cs="Arial" w:eastAsia="Arial" w:hAnsi="Arial"/>
                <w:sz w:val="20"/>
                <w:szCs w:val="20"/>
                <w:vertAlign w:val="baseline"/>
                <w:rtl w:val="0"/>
              </w:rPr>
              <w:t xml:space="preserve">     </w:t>
            </w:r>
            <w:r w:rsidDel="00000000" w:rsidR="00000000" w:rsidRPr="00000000">
              <w:rPr>
                <w:rtl w:val="0"/>
              </w:rPr>
            </w:r>
          </w:p>
          <w:p w:rsidR="00000000" w:rsidDel="00000000" w:rsidP="00000000" w:rsidRDefault="00000000" w:rsidRPr="00000000" w14:paraId="0000003B">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rtl w:val="0"/>
              </w:rPr>
              <w:t xml:space="preserve">Sign </w:t>
            </w:r>
            <w:r w:rsidDel="00000000" w:rsidR="00000000" w:rsidRPr="00000000">
              <w:rPr>
                <w:rFonts w:ascii="Arial" w:cs="Arial" w:eastAsia="Arial" w:hAnsi="Arial"/>
                <w:sz w:val="20"/>
                <w:szCs w:val="20"/>
                <w:rtl w:val="0"/>
              </w:rPr>
              <w:t xml:space="preserve">: Deshan Sumanathilake</w:t>
            </w:r>
            <w:r w:rsidDel="00000000" w:rsidR="00000000" w:rsidRPr="00000000">
              <w:rPr>
                <w:rtl w:val="0"/>
              </w:rPr>
            </w:r>
          </w:p>
        </w:tc>
        <w:tc>
          <w:tcPr>
            <w:gridSpan w:val="2"/>
            <w:vAlign w:val="top"/>
          </w:tcPr>
          <w:p w:rsidR="00000000" w:rsidDel="00000000" w:rsidP="00000000" w:rsidRDefault="00000000" w:rsidRPr="00000000" w14:paraId="0000003C">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Telephone Number:  </w:t>
            </w:r>
            <w:r w:rsidDel="00000000" w:rsidR="00000000" w:rsidRPr="00000000">
              <w:rPr>
                <w:rFonts w:ascii="Arial" w:cs="Arial" w:eastAsia="Arial" w:hAnsi="Arial"/>
                <w:sz w:val="20"/>
                <w:szCs w:val="20"/>
                <w:vertAlign w:val="baseline"/>
                <w:rtl w:val="0"/>
              </w:rPr>
              <w:t xml:space="preserve">+94 76 149 0852</w:t>
            </w:r>
            <w:r w:rsidDel="00000000" w:rsidR="00000000" w:rsidRPr="00000000">
              <w:rPr>
                <w:rtl w:val="0"/>
              </w:rPr>
            </w:r>
          </w:p>
          <w:p w:rsidR="00000000" w:rsidDel="00000000" w:rsidP="00000000" w:rsidRDefault="00000000" w:rsidRPr="00000000" w14:paraId="0000003D">
            <w:pPr>
              <w:rPr>
                <w:rFonts w:ascii="Arial" w:cs="Arial" w:eastAsia="Arial" w:hAnsi="Arial"/>
                <w:b w:val="0"/>
                <w:sz w:val="20"/>
                <w:szCs w:val="20"/>
                <w:vertAlign w:val="baseline"/>
              </w:rPr>
            </w:pPr>
            <w:r w:rsidDel="00000000" w:rsidR="00000000" w:rsidRPr="00000000">
              <w:rPr>
                <w:rFonts w:ascii="Arial" w:cs="Arial" w:eastAsia="Arial" w:hAnsi="Arial"/>
                <w:sz w:val="20"/>
                <w:szCs w:val="20"/>
                <w:vertAlign w:val="baseline"/>
                <w:rtl w:val="0"/>
              </w:rPr>
              <w:t xml:space="preserve">     </w:t>
            </w:r>
            <w:r w:rsidDel="00000000" w:rsidR="00000000" w:rsidRPr="00000000">
              <w:rPr>
                <w:rtl w:val="0"/>
              </w:rPr>
            </w:r>
          </w:p>
        </w:tc>
      </w:tr>
    </w:tbl>
    <w:p w:rsidR="00000000" w:rsidDel="00000000" w:rsidP="00000000" w:rsidRDefault="00000000" w:rsidRPr="00000000" w14:paraId="0000003F">
      <w:pPr>
        <w:jc w:val="both"/>
        <w:rPr>
          <w:rFonts w:ascii="Arial" w:cs="Arial" w:eastAsia="Arial" w:hAnsi="Arial"/>
          <w:b w:val="0"/>
          <w:color w:val="00b050"/>
          <w:sz w:val="16"/>
          <w:szCs w:val="16"/>
          <w:vertAlign w:val="baseline"/>
        </w:rPr>
      </w:pPr>
      <w:r w:rsidDel="00000000" w:rsidR="00000000" w:rsidRPr="00000000">
        <w:rPr>
          <w:rFonts w:ascii="Arial" w:cs="Arial" w:eastAsia="Arial" w:hAnsi="Arial"/>
          <w:b w:val="1"/>
          <w:sz w:val="20"/>
          <w:szCs w:val="20"/>
          <w:vertAlign w:val="baseline"/>
          <w:rtl w:val="0"/>
        </w:rPr>
        <w:br w:type="textWrapping"/>
      </w:r>
      <w:r w:rsidDel="00000000" w:rsidR="00000000" w:rsidRPr="00000000">
        <w:rPr>
          <w:rtl w:val="0"/>
        </w:rPr>
      </w:r>
    </w:p>
    <w:p w:rsidR="00000000" w:rsidDel="00000000" w:rsidP="00000000" w:rsidRDefault="00000000" w:rsidRPr="00000000" w14:paraId="00000040">
      <w:pPr>
        <w:rPr>
          <w:rFonts w:ascii="Arial" w:cs="Arial" w:eastAsia="Arial" w:hAnsi="Arial"/>
          <w:b w:val="0"/>
          <w:color w:val="00b050"/>
          <w:sz w:val="16"/>
          <w:szCs w:val="16"/>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1">
      <w:pPr>
        <w:rPr>
          <w:rFonts w:ascii="Arial" w:cs="Arial" w:eastAsia="Arial" w:hAnsi="Arial"/>
          <w:b w:val="0"/>
          <w:color w:val="00b050"/>
          <w:sz w:val="20"/>
          <w:szCs w:val="20"/>
          <w:vertAlign w:val="baseline"/>
        </w:rPr>
      </w:pPr>
      <w:r w:rsidDel="00000000" w:rsidR="00000000" w:rsidRPr="00000000">
        <w:rPr>
          <w:rtl w:val="0"/>
        </w:rPr>
      </w:r>
    </w:p>
    <w:tbl>
      <w:tblPr>
        <w:tblStyle w:val="Table4"/>
        <w:tblW w:w="861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13"/>
        <w:tblGridChange w:id="0">
          <w:tblGrid>
            <w:gridCol w:w="8613"/>
          </w:tblGrid>
        </w:tblGridChange>
      </w:tblGrid>
      <w:tr>
        <w:trPr>
          <w:cantSplit w:val="0"/>
          <w:tblHeader w:val="0"/>
        </w:trPr>
        <w:tc>
          <w:tcPr>
            <w:vAlign w:val="top"/>
          </w:tcPr>
          <w:p w:rsidR="00000000" w:rsidDel="00000000" w:rsidP="00000000" w:rsidRDefault="00000000" w:rsidRPr="00000000" w14:paraId="00000042">
            <w:pPr>
              <w:jc w:val="center"/>
              <w:rPr>
                <w:rFonts w:ascii="Arial" w:cs="Arial" w:eastAsia="Arial" w:hAnsi="Arial"/>
                <w:b w:val="0"/>
                <w:color w:val="002060"/>
                <w:sz w:val="20"/>
                <w:szCs w:val="20"/>
                <w:vertAlign w:val="baseline"/>
              </w:rPr>
            </w:pPr>
            <w:r w:rsidDel="00000000" w:rsidR="00000000" w:rsidRPr="00000000">
              <w:rPr>
                <w:rFonts w:ascii="Arial" w:cs="Arial" w:eastAsia="Arial" w:hAnsi="Arial"/>
                <w:b w:val="1"/>
                <w:color w:val="002060"/>
                <w:sz w:val="32"/>
                <w:szCs w:val="32"/>
                <w:vertAlign w:val="baseline"/>
                <w:rtl w:val="0"/>
              </w:rPr>
              <w:t xml:space="preserve">PART A (Continued)</w:t>
            </w:r>
            <w:r w:rsidDel="00000000" w:rsidR="00000000" w:rsidRPr="00000000">
              <w:rPr>
                <w:rtl w:val="0"/>
              </w:rPr>
            </w:r>
          </w:p>
        </w:tc>
      </w:tr>
    </w:tbl>
    <w:p w:rsidR="00000000" w:rsidDel="00000000" w:rsidP="00000000" w:rsidRDefault="00000000" w:rsidRPr="00000000" w14:paraId="00000043">
      <w:pPr>
        <w:rPr>
          <w:rFonts w:ascii="Arial" w:cs="Arial" w:eastAsia="Arial" w:hAnsi="Arial"/>
          <w:b w:val="0"/>
          <w:color w:val="993366"/>
          <w:sz w:val="20"/>
          <w:szCs w:val="20"/>
          <w:vertAlign w:val="baseline"/>
        </w:rPr>
      </w:pPr>
      <w:r w:rsidDel="00000000" w:rsidR="00000000" w:rsidRPr="00000000">
        <w:rPr>
          <w:rtl w:val="0"/>
        </w:rPr>
      </w:r>
    </w:p>
    <w:tbl>
      <w:tblPr>
        <w:tblStyle w:val="Table5"/>
        <w:tblW w:w="85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82"/>
        <w:tblGridChange w:id="0">
          <w:tblGrid>
            <w:gridCol w:w="8582"/>
          </w:tblGrid>
        </w:tblGridChange>
      </w:tblGrid>
      <w:tr>
        <w:trPr>
          <w:cantSplit w:val="0"/>
          <w:tblHeader w:val="0"/>
        </w:trPr>
        <w:tc>
          <w:tcPr>
            <w:vAlign w:val="top"/>
          </w:tcPr>
          <w:p w:rsidR="00000000" w:rsidDel="00000000" w:rsidP="00000000" w:rsidRDefault="00000000" w:rsidRPr="00000000" w14:paraId="00000044">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Section 2</w:t>
            </w:r>
            <w:r w:rsidDel="00000000" w:rsidR="00000000" w:rsidRPr="00000000">
              <w:rPr>
                <w:rFonts w:ascii="Arial" w:cs="Arial" w:eastAsia="Arial" w:hAnsi="Arial"/>
                <w:b w:val="1"/>
                <w:color w:val="ff0000"/>
                <w:sz w:val="20"/>
                <w:szCs w:val="20"/>
                <w:vertAlign w:val="baseline"/>
                <w:rtl w:val="0"/>
              </w:rPr>
              <w:t xml:space="preserve"> </w:t>
            </w:r>
            <w:r w:rsidDel="00000000" w:rsidR="00000000" w:rsidRPr="00000000">
              <w:rPr>
                <w:rFonts w:ascii="Arial" w:cs="Arial" w:eastAsia="Arial" w:hAnsi="Arial"/>
                <w:b w:val="1"/>
                <w:sz w:val="20"/>
                <w:szCs w:val="20"/>
                <w:vertAlign w:val="baseline"/>
                <w:rtl w:val="0"/>
              </w:rPr>
              <w:t xml:space="preserve">– Project Details</w:t>
            </w:r>
            <w:r w:rsidDel="00000000" w:rsidR="00000000" w:rsidRPr="00000000">
              <w:rPr>
                <w:rtl w:val="0"/>
              </w:rPr>
            </w:r>
          </w:p>
        </w:tc>
      </w:tr>
      <w:tr>
        <w:trPr>
          <w:cantSplit w:val="0"/>
          <w:trHeight w:val="985" w:hRule="atLeast"/>
          <w:tblHeader w:val="0"/>
        </w:trPr>
        <w:tc>
          <w:tcPr>
            <w:vAlign w:val="top"/>
          </w:tcPr>
          <w:p w:rsidR="00000000" w:rsidDel="00000000" w:rsidP="00000000" w:rsidRDefault="00000000" w:rsidRPr="00000000" w14:paraId="00000045">
            <w:pP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046">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2.1 </w:t>
            </w:r>
            <w:r w:rsidDel="00000000" w:rsidR="00000000" w:rsidRPr="00000000">
              <w:rPr>
                <w:rFonts w:ascii="Arial" w:cs="Arial" w:eastAsia="Arial" w:hAnsi="Arial"/>
                <w:sz w:val="20"/>
                <w:szCs w:val="20"/>
                <w:vertAlign w:val="baseline"/>
                <w:rtl w:val="0"/>
              </w:rPr>
              <w:t xml:space="preserve">Please provide a description of the background with references to relevant literature (250 words maximum):</w:t>
            </w:r>
            <w:r w:rsidDel="00000000" w:rsidR="00000000" w:rsidRPr="00000000">
              <w:rPr>
                <w:rFonts w:ascii="Arial" w:cs="Arial" w:eastAsia="Arial" w:hAnsi="Arial"/>
                <w:b w:val="1"/>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     </w:t>
            </w:r>
            <w:r w:rsidDel="00000000" w:rsidR="00000000" w:rsidRPr="00000000">
              <w:rPr>
                <w:rtl w:val="0"/>
              </w:rPr>
            </w:r>
          </w:p>
          <w:p w:rsidR="00000000" w:rsidDel="00000000" w:rsidP="00000000" w:rsidRDefault="00000000" w:rsidRPr="00000000" w14:paraId="0000004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8">
            <w:pPr>
              <w:rPr>
                <w:rFonts w:ascii="Times" w:cs="Times" w:eastAsia="Times" w:hAnsi="Times"/>
                <w:sz w:val="21"/>
                <w:szCs w:val="21"/>
                <w:highlight w:val="white"/>
              </w:rPr>
            </w:pPr>
            <w:r w:rsidDel="00000000" w:rsidR="00000000" w:rsidRPr="00000000">
              <w:rPr>
                <w:rFonts w:ascii="Times" w:cs="Times" w:eastAsia="Times" w:hAnsi="Times"/>
                <w:sz w:val="21"/>
                <w:szCs w:val="21"/>
                <w:highlight w:val="white"/>
                <w:rtl w:val="0"/>
              </w:rPr>
              <w:t xml:space="preserve">Natural language processing can be taken as a secondary field in computer linguistics. NLP is mainly relied on data and computations such as machine learning, probability and statistics (Otter, Medina, and Kalita, 2021).</w:t>
            </w:r>
          </w:p>
          <w:p w:rsidR="00000000" w:rsidDel="00000000" w:rsidP="00000000" w:rsidRDefault="00000000" w:rsidRPr="00000000" w14:paraId="00000049">
            <w:pPr>
              <w:rPr>
                <w:rFonts w:ascii="Times" w:cs="Times" w:eastAsia="Times" w:hAnsi="Times"/>
                <w:sz w:val="21"/>
                <w:szCs w:val="21"/>
                <w:highlight w:val="white"/>
              </w:rPr>
            </w:pPr>
            <w:r w:rsidDel="00000000" w:rsidR="00000000" w:rsidRPr="00000000">
              <w:rPr>
                <w:rFonts w:ascii="Times" w:cs="Times" w:eastAsia="Times" w:hAnsi="Times"/>
                <w:sz w:val="21"/>
                <w:szCs w:val="21"/>
                <w:highlight w:val="white"/>
                <w:rtl w:val="0"/>
              </w:rPr>
              <w:t xml:space="preserve">Sentiment analysis is often performed on textual data to get various outputs such as customer needs, help businesses to monitor brands and to summarise customer feedback.</w:t>
            </w:r>
          </w:p>
          <w:p w:rsidR="00000000" w:rsidDel="00000000" w:rsidP="00000000" w:rsidRDefault="00000000" w:rsidRPr="00000000" w14:paraId="0000004A">
            <w:pPr>
              <w:rPr>
                <w:rFonts w:ascii="Times" w:cs="Times" w:eastAsia="Times" w:hAnsi="Times"/>
                <w:sz w:val="20"/>
                <w:szCs w:val="20"/>
              </w:rPr>
            </w:pPr>
            <w:r w:rsidDel="00000000" w:rsidR="00000000" w:rsidRPr="00000000">
              <w:rPr>
                <w:rFonts w:ascii="Times" w:cs="Times" w:eastAsia="Times" w:hAnsi="Times"/>
                <w:sz w:val="21"/>
                <w:szCs w:val="21"/>
                <w:highlight w:val="white"/>
                <w:rtl w:val="0"/>
              </w:rPr>
              <w:t xml:space="preserve">Although there were many studies done on customer review analysis there was no available research for Sinhala-English mixed review analysis. Only a handful researches available on related to Sinhala language on NLP. It will be beneficial to apply these concepts to Sinhala-English mixed code data. It will positively affect domain as well as the stakeholders.</w:t>
            </w:r>
            <w:r w:rsidDel="00000000" w:rsidR="00000000" w:rsidRPr="00000000">
              <w:rPr>
                <w:rtl w:val="0"/>
              </w:rPr>
            </w:r>
          </w:p>
          <w:p w:rsidR="00000000" w:rsidDel="00000000" w:rsidP="00000000" w:rsidRDefault="00000000" w:rsidRPr="00000000" w14:paraId="0000004B">
            <w:pPr>
              <w:rPr>
                <w:rFonts w:ascii="Arial" w:cs="Arial" w:eastAsia="Arial" w:hAnsi="Arial"/>
                <w:sz w:val="20"/>
                <w:szCs w:val="20"/>
              </w:rPr>
            </w:pPr>
            <w:r w:rsidDel="00000000" w:rsidR="00000000" w:rsidRPr="00000000">
              <w:rPr>
                <w:rtl w:val="0"/>
              </w:rPr>
            </w:r>
          </w:p>
        </w:tc>
      </w:tr>
      <w:tr>
        <w:trPr>
          <w:cantSplit w:val="0"/>
          <w:trHeight w:val="858" w:hRule="atLeast"/>
          <w:tblHeader w:val="0"/>
        </w:trPr>
        <w:tc>
          <w:tcPr>
            <w:vAlign w:val="top"/>
          </w:tcPr>
          <w:p w:rsidR="00000000" w:rsidDel="00000000" w:rsidP="00000000" w:rsidRDefault="00000000" w:rsidRPr="00000000" w14:paraId="0000004C">
            <w:pP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04D">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2.2. </w:t>
            </w:r>
            <w:r w:rsidDel="00000000" w:rsidR="00000000" w:rsidRPr="00000000">
              <w:rPr>
                <w:rFonts w:ascii="Arial" w:cs="Arial" w:eastAsia="Arial" w:hAnsi="Arial"/>
                <w:sz w:val="20"/>
                <w:szCs w:val="20"/>
                <w:vertAlign w:val="baseline"/>
                <w:rtl w:val="0"/>
              </w:rPr>
              <w:t xml:space="preserve">Please provide a brief description and the aims of your study (250 words maximum):</w:t>
            </w:r>
            <w:r w:rsidDel="00000000" w:rsidR="00000000" w:rsidRPr="00000000">
              <w:rPr>
                <w:rFonts w:ascii="Arial" w:cs="Arial" w:eastAsia="Arial" w:hAnsi="Arial"/>
                <w:b w:val="1"/>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     </w:t>
            </w:r>
            <w:r w:rsidDel="00000000" w:rsidR="00000000" w:rsidRPr="00000000">
              <w:rPr>
                <w:rtl w:val="0"/>
              </w:rPr>
            </w:r>
          </w:p>
          <w:p w:rsidR="00000000" w:rsidDel="00000000" w:rsidP="00000000" w:rsidRDefault="00000000" w:rsidRPr="00000000" w14:paraId="0000004E">
            <w:pPr>
              <w:rPr>
                <w:rFonts w:ascii="Times" w:cs="Times" w:eastAsia="Times" w:hAnsi="Times"/>
                <w:i w:val="1"/>
                <w:sz w:val="21"/>
                <w:szCs w:val="21"/>
                <w:highlight w:val="white"/>
              </w:rPr>
            </w:pPr>
            <w:r w:rsidDel="00000000" w:rsidR="00000000" w:rsidRPr="00000000">
              <w:rPr>
                <w:rFonts w:ascii="Times" w:cs="Times" w:eastAsia="Times" w:hAnsi="Times"/>
                <w:i w:val="1"/>
                <w:sz w:val="21"/>
                <w:szCs w:val="21"/>
                <w:highlight w:val="white"/>
                <w:rtl w:val="0"/>
              </w:rPr>
              <w:t xml:space="preserve">The aim of this research is to design, develop and evaluate a system that analyze given user</w:t>
            </w:r>
            <w:r w:rsidDel="00000000" w:rsidR="00000000" w:rsidRPr="00000000">
              <w:rPr>
                <w:rFonts w:ascii="Times" w:cs="Times" w:eastAsia="Times" w:hAnsi="Times"/>
                <w:i w:val="1"/>
                <w:sz w:val="21"/>
                <w:szCs w:val="21"/>
                <w:rtl w:val="0"/>
              </w:rPr>
              <w:t xml:space="preserve"> </w:t>
            </w:r>
            <w:r w:rsidDel="00000000" w:rsidR="00000000" w:rsidRPr="00000000">
              <w:rPr>
                <w:rFonts w:ascii="Times" w:cs="Times" w:eastAsia="Times" w:hAnsi="Times"/>
                <w:i w:val="1"/>
                <w:sz w:val="21"/>
                <w:szCs w:val="21"/>
                <w:highlight w:val="white"/>
                <w:rtl w:val="0"/>
              </w:rPr>
              <w:t xml:space="preserve">reviews and provide customers with a summary which will help in decision making in Sinhala English mixed scenarios.</w:t>
            </w:r>
          </w:p>
          <w:p w:rsidR="00000000" w:rsidDel="00000000" w:rsidP="00000000" w:rsidRDefault="00000000" w:rsidRPr="00000000" w14:paraId="0000004F">
            <w:pPr>
              <w:rPr>
                <w:rFonts w:ascii="Times" w:cs="Times" w:eastAsia="Times" w:hAnsi="Times"/>
                <w:sz w:val="21"/>
                <w:szCs w:val="21"/>
              </w:rPr>
            </w:pPr>
            <w:r w:rsidDel="00000000" w:rsidR="00000000" w:rsidRPr="00000000">
              <w:rPr>
                <w:rtl w:val="0"/>
              </w:rPr>
            </w:r>
          </w:p>
          <w:p w:rsidR="00000000" w:rsidDel="00000000" w:rsidP="00000000" w:rsidRDefault="00000000" w:rsidRPr="00000000" w14:paraId="00000050">
            <w:pPr>
              <w:rPr>
                <w:rFonts w:ascii="Times" w:cs="Times" w:eastAsia="Times" w:hAnsi="Times"/>
                <w:sz w:val="21"/>
                <w:szCs w:val="21"/>
                <w:highlight w:val="white"/>
              </w:rPr>
            </w:pPr>
            <w:r w:rsidDel="00000000" w:rsidR="00000000" w:rsidRPr="00000000">
              <w:rPr>
                <w:rFonts w:ascii="Times" w:cs="Times" w:eastAsia="Times" w:hAnsi="Times"/>
                <w:sz w:val="21"/>
                <w:szCs w:val="21"/>
                <w:highlight w:val="white"/>
                <w:rtl w:val="0"/>
              </w:rPr>
              <w:t xml:space="preserve">Further elaborating on this aim, this research project will produce a system that is capable of analysing customer reviews of a certain product in Sinhala-English mixed code cases. The planned system will allow users to add previous user review or reviews in bulk and get a summary as a output based on those reviews. In order to achieve this aim NLP techniques, deep learning, data mining and available literature will be studied.</w:t>
            </w:r>
          </w:p>
          <w:p w:rsidR="00000000" w:rsidDel="00000000" w:rsidP="00000000" w:rsidRDefault="00000000" w:rsidRPr="00000000" w14:paraId="00000051">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052">
            <w:pPr>
              <w:rPr>
                <w:rFonts w:ascii="Times" w:cs="Times" w:eastAsia="Times" w:hAnsi="Times"/>
                <w:sz w:val="21"/>
                <w:szCs w:val="21"/>
                <w:highlight w:val="white"/>
              </w:rPr>
            </w:pPr>
            <w:r w:rsidDel="00000000" w:rsidR="00000000" w:rsidRPr="00000000">
              <w:rPr>
                <w:rFonts w:ascii="Times" w:cs="Times" w:eastAsia="Times" w:hAnsi="Times"/>
                <w:sz w:val="21"/>
                <w:szCs w:val="21"/>
                <w:highlight w:val="white"/>
                <w:rtl w:val="0"/>
              </w:rPr>
              <w:t xml:space="preserve">The required knowledge will be further studied using available literature and the performance</w:t>
            </w:r>
          </w:p>
          <w:p w:rsidR="00000000" w:rsidDel="00000000" w:rsidP="00000000" w:rsidRDefault="00000000" w:rsidRPr="00000000" w14:paraId="00000053">
            <w:pPr>
              <w:rPr>
                <w:rFonts w:ascii="Times" w:cs="Times" w:eastAsia="Times" w:hAnsi="Times"/>
                <w:sz w:val="21"/>
                <w:szCs w:val="21"/>
                <w:highlight w:val="white"/>
              </w:rPr>
            </w:pPr>
            <w:r w:rsidDel="00000000" w:rsidR="00000000" w:rsidRPr="00000000">
              <w:rPr>
                <w:rFonts w:ascii="Times" w:cs="Times" w:eastAsia="Times" w:hAnsi="Times"/>
                <w:sz w:val="21"/>
                <w:szCs w:val="21"/>
                <w:highlight w:val="white"/>
                <w:rtl w:val="0"/>
              </w:rPr>
              <w:t xml:space="preserve">of the product will be evaluated. The knowledge obtained will be used in developing the core</w:t>
            </w:r>
          </w:p>
          <w:p w:rsidR="00000000" w:rsidDel="00000000" w:rsidP="00000000" w:rsidRDefault="00000000" w:rsidRPr="00000000" w14:paraId="00000054">
            <w:pPr>
              <w:rPr>
                <w:rFonts w:ascii="Times" w:cs="Times" w:eastAsia="Times" w:hAnsi="Times"/>
                <w:sz w:val="21"/>
                <w:szCs w:val="21"/>
                <w:highlight w:val="white"/>
              </w:rPr>
            </w:pPr>
            <w:r w:rsidDel="00000000" w:rsidR="00000000" w:rsidRPr="00000000">
              <w:rPr>
                <w:rFonts w:ascii="Times" w:cs="Times" w:eastAsia="Times" w:hAnsi="Times"/>
                <w:sz w:val="21"/>
                <w:szCs w:val="21"/>
                <w:highlight w:val="white"/>
                <w:rtl w:val="0"/>
              </w:rPr>
              <w:t xml:space="preserve">components and achieving the research objectives. The author of this research will be publishing a research article based on the findings in the Sinhala-English code mixed data.</w:t>
            </w:r>
          </w:p>
          <w:p w:rsidR="00000000" w:rsidDel="00000000" w:rsidP="00000000" w:rsidRDefault="00000000" w:rsidRPr="00000000" w14:paraId="00000055">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05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B">
            <w:pPr>
              <w:rPr>
                <w:rFonts w:ascii="Arial" w:cs="Arial" w:eastAsia="Arial" w:hAnsi="Arial"/>
                <w:sz w:val="20"/>
                <w:szCs w:val="20"/>
              </w:rPr>
            </w:pPr>
            <w:r w:rsidDel="00000000" w:rsidR="00000000" w:rsidRPr="00000000">
              <w:rPr>
                <w:rtl w:val="0"/>
              </w:rPr>
            </w:r>
          </w:p>
        </w:tc>
      </w:tr>
      <w:tr>
        <w:trPr>
          <w:cantSplit w:val="0"/>
          <w:trHeight w:val="1197" w:hRule="atLeast"/>
          <w:tblHeader w:val="0"/>
        </w:trPr>
        <w:tc>
          <w:tcPr>
            <w:vAlign w:val="top"/>
          </w:tcPr>
          <w:p w:rsidR="00000000" w:rsidDel="00000000" w:rsidP="00000000" w:rsidRDefault="00000000" w:rsidRPr="00000000" w14:paraId="0000005C">
            <w:pP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05D">
            <w:pP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2.3. </w:t>
            </w:r>
            <w:r w:rsidDel="00000000" w:rsidR="00000000" w:rsidRPr="00000000">
              <w:rPr>
                <w:rFonts w:ascii="Arial" w:cs="Arial" w:eastAsia="Arial" w:hAnsi="Arial"/>
                <w:sz w:val="20"/>
                <w:szCs w:val="20"/>
                <w:vertAlign w:val="baseline"/>
                <w:rtl w:val="0"/>
              </w:rPr>
              <w:t xml:space="preserve">Please outline the design and methodology of your study (include details of the selection and recruitment of participants (if any) and details of any invasive (e.g. blood samples, inhalation/ingestion of food and/or non-food products (in abnormally higher or lower levels than normal or a different form), or intrusive (e.g. questionnaires, focus groups, interviews, etc.) procedures [attach extra information as necessary] (400 words maximum in total):</w:t>
            </w:r>
            <w:r w:rsidDel="00000000" w:rsidR="00000000" w:rsidRPr="00000000">
              <w:rPr>
                <w:rFonts w:ascii="Arial" w:cs="Arial" w:eastAsia="Arial" w:hAnsi="Arial"/>
                <w:b w:val="1"/>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     </w:t>
            </w:r>
            <w:r w:rsidDel="00000000" w:rsidR="00000000" w:rsidRPr="00000000">
              <w:rPr>
                <w:rtl w:val="0"/>
              </w:rPr>
            </w:r>
          </w:p>
          <w:p w:rsidR="00000000" w:rsidDel="00000000" w:rsidP="00000000" w:rsidRDefault="00000000" w:rsidRPr="00000000" w14:paraId="0000005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F">
            <w:pPr>
              <w:rPr>
                <w:rFonts w:ascii="Times" w:cs="Times" w:eastAsia="Times" w:hAnsi="Times"/>
                <w:sz w:val="23"/>
                <w:szCs w:val="23"/>
                <w:highlight w:val="white"/>
              </w:rPr>
            </w:pPr>
            <w:r w:rsidDel="00000000" w:rsidR="00000000" w:rsidRPr="00000000">
              <w:rPr>
                <w:rFonts w:ascii="Times" w:cs="Times" w:eastAsia="Times" w:hAnsi="Times"/>
                <w:sz w:val="23"/>
                <w:szCs w:val="23"/>
                <w:highlight w:val="white"/>
                <w:rtl w:val="0"/>
              </w:rPr>
              <w:t xml:space="preserve">SSADM was chosen as the design methodology for this research project.Since this project includes experimenting on a trial and error basis SSADM was selected. It is highly practical and offers reusability for components which can be helpful.</w:t>
            </w:r>
          </w:p>
          <w:p w:rsidR="00000000" w:rsidDel="00000000" w:rsidP="00000000" w:rsidRDefault="00000000" w:rsidRPr="00000000" w14:paraId="00000060">
            <w:pPr>
              <w:rPr>
                <w:rFonts w:ascii="Arial" w:cs="Arial" w:eastAsia="Arial" w:hAnsi="Arial"/>
                <w:sz w:val="20"/>
                <w:szCs w:val="2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1">
            <w:pP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062">
            <w:pPr>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2.4</w:t>
            </w:r>
            <w:r w:rsidDel="00000000" w:rsidR="00000000" w:rsidRPr="00000000">
              <w:rPr>
                <w:rFonts w:ascii="Arial" w:cs="Arial" w:eastAsia="Arial" w:hAnsi="Arial"/>
                <w:sz w:val="20"/>
                <w:szCs w:val="20"/>
                <w:vertAlign w:val="baseline"/>
                <w:rtl w:val="0"/>
              </w:rPr>
              <w:t xml:space="preserve">. Timescales</w:t>
            </w:r>
          </w:p>
          <w:p w:rsidR="00000000" w:rsidDel="00000000" w:rsidP="00000000" w:rsidRDefault="00000000" w:rsidRPr="00000000" w14:paraId="00000063">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64">
            <w:pP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Start Date (DD/MM/YY):    26/10/2022     </w:t>
            </w:r>
          </w:p>
          <w:p w:rsidR="00000000" w:rsidDel="00000000" w:rsidP="00000000" w:rsidRDefault="00000000" w:rsidRPr="00000000" w14:paraId="00000065">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66">
            <w:pP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Estimated duration of work:  </w:t>
            </w:r>
            <w:r w:rsidDel="00000000" w:rsidR="00000000" w:rsidRPr="00000000">
              <w:rPr>
                <w:rFonts w:ascii="Arial" w:cs="Arial" w:eastAsia="Arial" w:hAnsi="Arial"/>
                <w:sz w:val="20"/>
                <w:szCs w:val="20"/>
                <w:rtl w:val="0"/>
              </w:rPr>
              <w:t xml:space="preserve">Two</w:t>
            </w:r>
            <w:r w:rsidDel="00000000" w:rsidR="00000000" w:rsidRPr="00000000">
              <w:rPr>
                <w:rFonts w:ascii="Arial" w:cs="Arial" w:eastAsia="Arial" w:hAnsi="Arial"/>
                <w:sz w:val="20"/>
                <w:szCs w:val="20"/>
                <w:vertAlign w:val="baseline"/>
                <w:rtl w:val="0"/>
              </w:rPr>
              <w:t xml:space="preserve"> semesters / </w:t>
            </w:r>
            <w:r w:rsidDel="00000000" w:rsidR="00000000" w:rsidRPr="00000000">
              <w:rPr>
                <w:rFonts w:ascii="Arial" w:cs="Arial" w:eastAsia="Arial" w:hAnsi="Arial"/>
                <w:sz w:val="20"/>
                <w:szCs w:val="20"/>
                <w:rtl w:val="0"/>
              </w:rPr>
              <w:t xml:space="preserve">One</w:t>
            </w:r>
            <w:r w:rsidDel="00000000" w:rsidR="00000000" w:rsidRPr="00000000">
              <w:rPr>
                <w:rFonts w:ascii="Arial" w:cs="Arial" w:eastAsia="Arial" w:hAnsi="Arial"/>
                <w:sz w:val="20"/>
                <w:szCs w:val="20"/>
                <w:vertAlign w:val="baseline"/>
                <w:rtl w:val="0"/>
              </w:rPr>
              <w:t xml:space="preserve"> acad</w:t>
            </w:r>
            <w:r w:rsidDel="00000000" w:rsidR="00000000" w:rsidRPr="00000000">
              <w:rPr>
                <w:rFonts w:ascii="Arial" w:cs="Arial" w:eastAsia="Arial" w:hAnsi="Arial"/>
                <w:sz w:val="20"/>
                <w:szCs w:val="20"/>
                <w:rtl w:val="0"/>
              </w:rPr>
              <w:t xml:space="preserve">emic year</w:t>
            </w: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0067">
            <w:pPr>
              <w:rPr>
                <w:rFonts w:ascii="Arial" w:cs="Arial" w:eastAsia="Arial" w:hAnsi="Arial"/>
                <w:b w:val="0"/>
                <w:sz w:val="20"/>
                <w:szCs w:val="20"/>
                <w:vertAlign w:val="baseline"/>
              </w:rPr>
            </w:pPr>
            <w:r w:rsidDel="00000000" w:rsidR="00000000" w:rsidRPr="00000000">
              <w:rPr>
                <w:rtl w:val="0"/>
              </w:rPr>
            </w:r>
          </w:p>
        </w:tc>
      </w:tr>
    </w:tbl>
    <w:p w:rsidR="00000000" w:rsidDel="00000000" w:rsidP="00000000" w:rsidRDefault="00000000" w:rsidRPr="00000000" w14:paraId="00000068">
      <w:pPr>
        <w:rPr>
          <w:rFonts w:ascii="Arial" w:cs="Arial" w:eastAsia="Arial" w:hAnsi="Arial"/>
          <w:b w:val="0"/>
          <w:sz w:val="20"/>
          <w:szCs w:val="20"/>
          <w:vertAlign w:val="baseline"/>
        </w:rPr>
      </w:pPr>
      <w:r w:rsidDel="00000000" w:rsidR="00000000" w:rsidRPr="00000000">
        <w:br w:type="page"/>
      </w:r>
      <w:r w:rsidDel="00000000" w:rsidR="00000000" w:rsidRPr="00000000">
        <w:rPr>
          <w:rtl w:val="0"/>
        </w:rPr>
      </w:r>
    </w:p>
    <w:tbl>
      <w:tblPr>
        <w:tblStyle w:val="Table6"/>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5"/>
        <w:gridCol w:w="6615"/>
        <w:gridCol w:w="840"/>
        <w:gridCol w:w="615"/>
        <w:gridCol w:w="795"/>
        <w:tblGridChange w:id="0">
          <w:tblGrid>
            <w:gridCol w:w="435"/>
            <w:gridCol w:w="6615"/>
            <w:gridCol w:w="840"/>
            <w:gridCol w:w="615"/>
            <w:gridCol w:w="795"/>
          </w:tblGrid>
        </w:tblGridChange>
      </w:tblGrid>
      <w:tr>
        <w:trPr>
          <w:cantSplit w:val="0"/>
          <w:tblHeader w:val="0"/>
        </w:trPr>
        <w:tc>
          <w:tcPr>
            <w:gridSpan w:val="5"/>
            <w:vAlign w:val="top"/>
          </w:tcPr>
          <w:p w:rsidR="00000000" w:rsidDel="00000000" w:rsidP="00000000" w:rsidRDefault="00000000" w:rsidRPr="00000000" w14:paraId="00000069">
            <w:pPr>
              <w:rPr>
                <w:rFonts w:ascii="Arial" w:cs="Arial" w:eastAsia="Arial" w:hAnsi="Arial"/>
                <w:b w:val="0"/>
                <w:sz w:val="20"/>
                <w:szCs w:val="20"/>
                <w:vertAlign w:val="baseline"/>
              </w:rPr>
            </w:pPr>
            <w:r w:rsidDel="00000000" w:rsidR="00000000" w:rsidRPr="00000000">
              <w:rPr>
                <w:rFonts w:ascii="Arial" w:cs="Arial" w:eastAsia="Arial" w:hAnsi="Arial"/>
                <w:b w:val="1"/>
                <w:color w:val="002060"/>
                <w:sz w:val="22"/>
                <w:szCs w:val="22"/>
                <w:vertAlign w:val="baseline"/>
                <w:rtl w:val="0"/>
              </w:rPr>
              <w:t xml:space="preserve">Section 3 -</w:t>
            </w:r>
            <w:r w:rsidDel="00000000" w:rsidR="00000000" w:rsidRPr="00000000">
              <w:rPr>
                <w:rFonts w:ascii="Arial" w:cs="Arial" w:eastAsia="Arial" w:hAnsi="Arial"/>
                <w:b w:val="1"/>
                <w:color w:val="002060"/>
                <w:sz w:val="20"/>
                <w:szCs w:val="20"/>
                <w:vertAlign w:val="baseline"/>
                <w:rtl w:val="0"/>
              </w:rPr>
              <w:t xml:space="preserve"> RISK OF HARM</w:t>
            </w:r>
            <w:r w:rsidDel="00000000" w:rsidR="00000000" w:rsidRPr="00000000">
              <w:rPr>
                <w:rtl w:val="0"/>
              </w:rPr>
            </w:r>
          </w:p>
        </w:tc>
      </w:tr>
      <w:tr>
        <w:trPr>
          <w:cantSplit w:val="0"/>
          <w:tblHeader w:val="0"/>
        </w:trPr>
        <w:tc>
          <w:tcPr>
            <w:gridSpan w:val="5"/>
            <w:vAlign w:val="top"/>
          </w:tcPr>
          <w:p w:rsidR="00000000" w:rsidDel="00000000" w:rsidP="00000000" w:rsidRDefault="00000000" w:rsidRPr="00000000" w14:paraId="0000006E">
            <w:pPr>
              <w:rPr>
                <w:rFonts w:ascii="Arial" w:cs="Arial" w:eastAsia="Arial" w:hAnsi="Arial"/>
                <w:b w:val="0"/>
                <w:color w:val="ff0000"/>
                <w:sz w:val="18"/>
                <w:szCs w:val="18"/>
                <w:vertAlign w:val="baseline"/>
              </w:rPr>
            </w:pPr>
            <w:r w:rsidDel="00000000" w:rsidR="00000000" w:rsidRPr="00000000">
              <w:rPr>
                <w:rFonts w:ascii="Arial" w:cs="Arial" w:eastAsia="Arial" w:hAnsi="Arial"/>
                <w:b w:val="1"/>
                <w:sz w:val="18"/>
                <w:szCs w:val="18"/>
                <w:vertAlign w:val="baseline"/>
                <w:rtl w:val="0"/>
              </w:rPr>
              <w:t xml:space="preserve">NOTE 1: Where indicated below applicants should check if the research will require ethical approval from a National Research Ethics Committee via the </w:t>
            </w:r>
            <w:hyperlink r:id="rId6">
              <w:r w:rsidDel="00000000" w:rsidR="00000000" w:rsidRPr="00000000">
                <w:rPr>
                  <w:rFonts w:ascii="Arial" w:cs="Arial" w:eastAsia="Arial" w:hAnsi="Arial"/>
                  <w:b w:val="1"/>
                  <w:color w:val="000000"/>
                  <w:sz w:val="18"/>
                  <w:szCs w:val="18"/>
                  <w:u w:val="single"/>
                  <w:vertAlign w:val="baseline"/>
                  <w:rtl w:val="0"/>
                </w:rPr>
                <w:t xml:space="preserve">Integrated Research Application System</w:t>
              </w:r>
            </w:hyperlink>
            <w:r w:rsidDel="00000000" w:rsidR="00000000" w:rsidRPr="00000000">
              <w:rPr>
                <w:rFonts w:ascii="Arial" w:cs="Arial" w:eastAsia="Arial" w:hAnsi="Arial"/>
                <w:b w:val="1"/>
                <w:sz w:val="18"/>
                <w:szCs w:val="18"/>
                <w:vertAlign w:val="baseline"/>
                <w:rtl w:val="0"/>
              </w:rPr>
              <w:t xml:space="preserve"> (IRAS) -</w:t>
            </w:r>
            <w:r w:rsidDel="00000000" w:rsidR="00000000" w:rsidRPr="00000000">
              <w:rPr>
                <w:rFonts w:ascii="Arial" w:cs="Arial" w:eastAsia="Arial" w:hAnsi="Arial"/>
                <w:b w:val="1"/>
                <w:color w:val="ff0000"/>
                <w:sz w:val="18"/>
                <w:szCs w:val="18"/>
                <w:vertAlign w:val="baseline"/>
                <w:rtl w:val="0"/>
              </w:rPr>
              <w:t xml:space="preserve"> </w:t>
            </w:r>
            <w:hyperlink r:id="rId7">
              <w:r w:rsidDel="00000000" w:rsidR="00000000" w:rsidRPr="00000000">
                <w:rPr>
                  <w:rFonts w:ascii="Arial" w:cs="Arial" w:eastAsia="Arial" w:hAnsi="Arial"/>
                  <w:b w:val="1"/>
                  <w:color w:val="0070c0"/>
                  <w:sz w:val="18"/>
                  <w:szCs w:val="18"/>
                  <w:highlight w:val="white"/>
                  <w:u w:val="single"/>
                  <w:vertAlign w:val="baseline"/>
                  <w:rtl w:val="0"/>
                </w:rPr>
                <w:t xml:space="preserve">nres.queries@nhs.net</w:t>
              </w:r>
            </w:hyperlink>
            <w:r w:rsidDel="00000000" w:rsidR="00000000" w:rsidRPr="00000000">
              <w:rPr>
                <w:rFonts w:ascii="Arial" w:cs="Arial" w:eastAsia="Arial" w:hAnsi="Arial"/>
                <w:b w:val="1"/>
                <w:color w:val="ff0000"/>
                <w:sz w:val="18"/>
                <w:szCs w:val="18"/>
                <w:vertAlign w:val="baseline"/>
                <w:rtl w:val="0"/>
              </w:rPr>
              <w:t xml:space="preserve">.-  </w:t>
            </w:r>
            <w:hyperlink r:id="rId8">
              <w:r w:rsidDel="00000000" w:rsidR="00000000" w:rsidRPr="00000000">
                <w:rPr>
                  <w:rFonts w:ascii="Arial" w:cs="Arial" w:eastAsia="Arial" w:hAnsi="Arial"/>
                  <w:b w:val="1"/>
                  <w:color w:val="0070c0"/>
                  <w:sz w:val="18"/>
                  <w:szCs w:val="18"/>
                  <w:vertAlign w:val="baseline"/>
                  <w:rtl w:val="0"/>
                </w:rPr>
                <w:t xml:space="preserve">http://www.hra-decisiontools.org.uk/ethics/</w:t>
              </w:r>
            </w:hyperlink>
            <w:r w:rsidDel="00000000" w:rsidR="00000000" w:rsidRPr="00000000">
              <w:rPr>
                <w:rFonts w:ascii="Arial" w:cs="Arial" w:eastAsia="Arial" w:hAnsi="Arial"/>
                <w:b w:val="1"/>
                <w:color w:val="ff0000"/>
                <w:sz w:val="18"/>
                <w:szCs w:val="18"/>
                <w:vertAlign w:val="baseline"/>
                <w:rtl w:val="0"/>
              </w:rPr>
              <w:t xml:space="preserve"> </w:t>
            </w:r>
            <w:r w:rsidDel="00000000" w:rsidR="00000000" w:rsidRPr="00000000">
              <w:rPr>
                <w:rtl w:val="0"/>
              </w:rPr>
            </w:r>
          </w:p>
          <w:p w:rsidR="00000000" w:rsidDel="00000000" w:rsidP="00000000" w:rsidRDefault="00000000" w:rsidRPr="00000000" w14:paraId="0000006F">
            <w:pPr>
              <w:rPr>
                <w:rFonts w:ascii="Arial" w:cs="Arial" w:eastAsia="Arial" w:hAnsi="Arial"/>
                <w:b w:val="0"/>
                <w:sz w:val="20"/>
                <w:szCs w:val="20"/>
                <w:vertAlign w:val="baseline"/>
              </w:rPr>
            </w:pPr>
            <w:r w:rsidDel="00000000" w:rsidR="00000000" w:rsidRPr="00000000">
              <w:rPr>
                <w:rFonts w:ascii="Arial" w:cs="Arial" w:eastAsia="Arial" w:hAnsi="Arial"/>
                <w:b w:val="1"/>
                <w:sz w:val="18"/>
                <w:szCs w:val="18"/>
                <w:vertAlign w:val="baseline"/>
                <w:rtl w:val="0"/>
              </w:rPr>
              <w:t xml:space="preserve">NOTE 2: The University of Westminster holds a Human Tissue Authority Licence – This licence is specifically for tissue stored at 115 New Cavendish Street in accordance with the terms of the licence – Advice must be obtained from the University Human Tissue Designated Individual ( </w:t>
            </w:r>
            <w:hyperlink r:id="rId9">
              <w:r w:rsidDel="00000000" w:rsidR="00000000" w:rsidRPr="00000000">
                <w:rPr>
                  <w:rFonts w:ascii="Arial" w:cs="Arial" w:eastAsia="Arial" w:hAnsi="Arial"/>
                  <w:b w:val="1"/>
                  <w:color w:val="0000ff"/>
                  <w:sz w:val="18"/>
                  <w:szCs w:val="18"/>
                  <w:u w:val="single"/>
                  <w:vertAlign w:val="baseline"/>
                  <w:rtl w:val="0"/>
                </w:rPr>
                <w:t xml:space="preserve">N.Presneau@westminster.ac.uk</w:t>
              </w:r>
            </w:hyperlink>
            <w:r w:rsidDel="00000000" w:rsidR="00000000" w:rsidRPr="00000000">
              <w:rPr>
                <w:rFonts w:ascii="Arial" w:cs="Arial" w:eastAsia="Arial" w:hAnsi="Arial"/>
                <w:b w:val="1"/>
                <w:sz w:val="18"/>
                <w:szCs w:val="18"/>
                <w:vertAlign w:val="baseline"/>
                <w:rtl w:val="0"/>
              </w:rPr>
              <w:t xml:space="preserve"> ) </w:t>
            </w:r>
            <w:r w:rsidDel="00000000" w:rsidR="00000000" w:rsidRPr="00000000">
              <w:rPr>
                <w:rtl w:val="0"/>
              </w:rPr>
            </w:r>
          </w:p>
        </w:tc>
      </w:tr>
      <w:tr>
        <w:trPr>
          <w:cantSplit w:val="0"/>
          <w:trHeight w:val="253" w:hRule="atLeast"/>
          <w:tblHeader w:val="0"/>
        </w:trPr>
        <w:tc>
          <w:tcPr>
            <w:gridSpan w:val="2"/>
            <w:vAlign w:val="top"/>
          </w:tcPr>
          <w:p w:rsidR="00000000" w:rsidDel="00000000" w:rsidP="00000000" w:rsidRDefault="00000000" w:rsidRPr="00000000" w14:paraId="00000074">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RISK OF HARM (to self, colleagues, participants, environment or animals)</w:t>
            </w:r>
            <w:r w:rsidDel="00000000" w:rsidR="00000000" w:rsidRPr="00000000">
              <w:rPr>
                <w:rtl w:val="0"/>
              </w:rPr>
            </w:r>
          </w:p>
        </w:tc>
        <w:tc>
          <w:tcPr>
            <w:vAlign w:val="top"/>
          </w:tcPr>
          <w:p w:rsidR="00000000" w:rsidDel="00000000" w:rsidP="00000000" w:rsidRDefault="00000000" w:rsidRPr="00000000" w14:paraId="00000076">
            <w:pPr>
              <w:jc w:val="cente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Yes</w:t>
            </w:r>
            <w:r w:rsidDel="00000000" w:rsidR="00000000" w:rsidRPr="00000000">
              <w:rPr>
                <w:rtl w:val="0"/>
              </w:rPr>
            </w:r>
          </w:p>
        </w:tc>
        <w:tc>
          <w:tcPr>
            <w:vAlign w:val="top"/>
          </w:tcPr>
          <w:p w:rsidR="00000000" w:rsidDel="00000000" w:rsidP="00000000" w:rsidRDefault="00000000" w:rsidRPr="00000000" w14:paraId="00000077">
            <w:pPr>
              <w:jc w:val="cente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No</w:t>
            </w:r>
            <w:r w:rsidDel="00000000" w:rsidR="00000000" w:rsidRPr="00000000">
              <w:rPr>
                <w:rtl w:val="0"/>
              </w:rPr>
            </w:r>
          </w:p>
        </w:tc>
        <w:tc>
          <w:tcPr>
            <w:vAlign w:val="top"/>
          </w:tcPr>
          <w:p w:rsidR="00000000" w:rsidDel="00000000" w:rsidP="00000000" w:rsidRDefault="00000000" w:rsidRPr="00000000" w14:paraId="00000078">
            <w:pPr>
              <w:jc w:val="cente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N/A</w:t>
            </w:r>
            <w:r w:rsidDel="00000000" w:rsidR="00000000" w:rsidRPr="00000000">
              <w:rPr>
                <w:rtl w:val="0"/>
              </w:rPr>
            </w:r>
          </w:p>
        </w:tc>
      </w:tr>
      <w:tr>
        <w:trPr>
          <w:cantSplit w:val="0"/>
          <w:trHeight w:val="253" w:hRule="atLeast"/>
          <w:tblHeader w:val="0"/>
        </w:trPr>
        <w:tc>
          <w:tcPr>
            <w:vAlign w:val="top"/>
          </w:tcPr>
          <w:p w:rsidR="00000000" w:rsidDel="00000000" w:rsidP="00000000" w:rsidRDefault="00000000" w:rsidRPr="00000000" w14:paraId="00000079">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07A">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Will any pain or more than mild discomfort result from the study?</w:t>
            </w:r>
          </w:p>
        </w:tc>
        <w:tc>
          <w:tcPr>
            <w:vAlign w:val="top"/>
          </w:tcPr>
          <w:p w:rsidR="00000000" w:rsidDel="00000000" w:rsidP="00000000" w:rsidRDefault="00000000" w:rsidRPr="00000000" w14:paraId="0000007B">
            <w:pPr>
              <w:numPr>
                <w:ilvl w:val="0"/>
                <w:numId w:val="7"/>
              </w:numPr>
              <w:ind w:left="720" w:hanging="360"/>
              <w:jc w:val="center"/>
              <w:rPr>
                <w:sz w:val="20"/>
                <w:szCs w:val="20"/>
                <w:u w:val="none"/>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7C">
            <w:pPr>
              <w:jc w:val="center"/>
              <w:rPr>
                <w:rFonts w:ascii="Arial" w:cs="Arial" w:eastAsia="Arial" w:hAnsi="Arial"/>
                <w:b w:val="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7D">
            <w:pPr>
              <w:numPr>
                <w:ilvl w:val="0"/>
                <w:numId w:val="25"/>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53" w:hRule="atLeast"/>
          <w:tblHeader w:val="0"/>
        </w:trPr>
        <w:tc>
          <w:tcPr>
            <w:vAlign w:val="top"/>
          </w:tcPr>
          <w:p w:rsidR="00000000" w:rsidDel="00000000" w:rsidP="00000000" w:rsidRDefault="00000000" w:rsidRPr="00000000" w14:paraId="0000007E">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07F">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Could the study induce any psychological stress or anxiety or cause harm or negative consequences beyond the risks encountered in normal life?</w:t>
            </w:r>
          </w:p>
        </w:tc>
        <w:tc>
          <w:tcPr>
            <w:vAlign w:val="top"/>
          </w:tcPr>
          <w:p w:rsidR="00000000" w:rsidDel="00000000" w:rsidP="00000000" w:rsidRDefault="00000000" w:rsidRPr="00000000" w14:paraId="00000080">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81">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82">
            <w:pPr>
              <w:numPr>
                <w:ilvl w:val="0"/>
                <w:numId w:val="15"/>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53" w:hRule="atLeast"/>
          <w:tblHeader w:val="0"/>
        </w:trPr>
        <w:tc>
          <w:tcPr>
            <w:vAlign w:val="top"/>
          </w:tcPr>
          <w:p w:rsidR="00000000" w:rsidDel="00000000" w:rsidP="00000000" w:rsidRDefault="00000000" w:rsidRPr="00000000" w14:paraId="00000083">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0084">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Will the study involve prolonged or repetitive physical or psychological testing of human participants that may put someone at risk, e.g. use of treadmill?</w:t>
            </w:r>
          </w:p>
        </w:tc>
        <w:tc>
          <w:tcPr>
            <w:vAlign w:val="top"/>
          </w:tcPr>
          <w:p w:rsidR="00000000" w:rsidDel="00000000" w:rsidP="00000000" w:rsidRDefault="00000000" w:rsidRPr="00000000" w14:paraId="00000085">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86">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87">
            <w:pPr>
              <w:numPr>
                <w:ilvl w:val="0"/>
                <w:numId w:val="23"/>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53" w:hRule="atLeast"/>
          <w:tblHeader w:val="0"/>
        </w:trPr>
        <w:tc>
          <w:tcPr>
            <w:vAlign w:val="top"/>
          </w:tcPr>
          <w:p w:rsidR="00000000" w:rsidDel="00000000" w:rsidP="00000000" w:rsidRDefault="00000000" w:rsidRPr="00000000" w14:paraId="00000088">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089">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Will the study involve raising sensitive topics (e.g. sexual activity, drug use, revelation of medical history, bereavement, illegal activities, etc.)?</w:t>
            </w:r>
          </w:p>
        </w:tc>
        <w:tc>
          <w:tcPr>
            <w:vAlign w:val="top"/>
          </w:tcPr>
          <w:p w:rsidR="00000000" w:rsidDel="00000000" w:rsidP="00000000" w:rsidRDefault="00000000" w:rsidRPr="00000000" w14:paraId="0000008A">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8B">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8C">
            <w:pPr>
              <w:numPr>
                <w:ilvl w:val="0"/>
                <w:numId w:val="18"/>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8D">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008E">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Does your work involve any “relevant material” containing human cells (e.g. blood, urine, saliva, body tissues but NOT established cell-lines) from living or deceased persons (Such work must take account of the Human Tissue Act)? – See Note 1 and 2 above.</w:t>
            </w:r>
          </w:p>
        </w:tc>
        <w:tc>
          <w:tcPr>
            <w:vAlign w:val="top"/>
          </w:tcPr>
          <w:p w:rsidR="00000000" w:rsidDel="00000000" w:rsidP="00000000" w:rsidRDefault="00000000" w:rsidRPr="00000000" w14:paraId="0000008F">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90">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91">
            <w:pPr>
              <w:numPr>
                <w:ilvl w:val="0"/>
                <w:numId w:val="31"/>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92">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6</w:t>
            </w:r>
            <w:r w:rsidDel="00000000" w:rsidR="00000000" w:rsidRPr="00000000">
              <w:rPr>
                <w:rtl w:val="0"/>
              </w:rPr>
            </w:r>
          </w:p>
        </w:tc>
        <w:tc>
          <w:tcPr>
            <w:vAlign w:val="top"/>
          </w:tcPr>
          <w:p w:rsidR="00000000" w:rsidDel="00000000" w:rsidP="00000000" w:rsidRDefault="00000000" w:rsidRPr="00000000" w14:paraId="00000093">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Will DNA samples be taken from human participants (Such work must take account of the Human Tissue Act)? – See Note 1 and 2 above.</w:t>
            </w:r>
          </w:p>
        </w:tc>
        <w:tc>
          <w:tcPr>
            <w:vAlign w:val="top"/>
          </w:tcPr>
          <w:p w:rsidR="00000000" w:rsidDel="00000000" w:rsidP="00000000" w:rsidRDefault="00000000" w:rsidRPr="00000000" w14:paraId="00000094">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95">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96">
            <w:pPr>
              <w:numPr>
                <w:ilvl w:val="0"/>
                <w:numId w:val="2"/>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97">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7</w:t>
            </w:r>
            <w:r w:rsidDel="00000000" w:rsidR="00000000" w:rsidRPr="00000000">
              <w:rPr>
                <w:rtl w:val="0"/>
              </w:rPr>
            </w:r>
          </w:p>
        </w:tc>
        <w:tc>
          <w:tcPr>
            <w:vAlign w:val="top"/>
          </w:tcPr>
          <w:p w:rsidR="00000000" w:rsidDel="00000000" w:rsidP="00000000" w:rsidRDefault="00000000" w:rsidRPr="00000000" w14:paraId="00000098">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Does your study raise any issues of personal safety for you or other researchers or participants involved in the project (Especially relevant if taking place outside working hours or off University premises)?</w:t>
            </w:r>
          </w:p>
        </w:tc>
        <w:tc>
          <w:tcPr>
            <w:vAlign w:val="top"/>
          </w:tcPr>
          <w:p w:rsidR="00000000" w:rsidDel="00000000" w:rsidP="00000000" w:rsidRDefault="00000000" w:rsidRPr="00000000" w14:paraId="00000099">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9A">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9B">
            <w:pPr>
              <w:numPr>
                <w:ilvl w:val="0"/>
                <w:numId w:val="27"/>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9C">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8</w:t>
            </w:r>
            <w:r w:rsidDel="00000000" w:rsidR="00000000" w:rsidRPr="00000000">
              <w:rPr>
                <w:rtl w:val="0"/>
              </w:rPr>
            </w:r>
          </w:p>
        </w:tc>
        <w:tc>
          <w:tcPr>
            <w:vAlign w:val="top"/>
          </w:tcPr>
          <w:p w:rsidR="00000000" w:rsidDel="00000000" w:rsidP="00000000" w:rsidRDefault="00000000" w:rsidRPr="00000000" w14:paraId="0000009D">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Does your study involve deliberately misleading the participants (e.g. deception, covert observation)? </w:t>
            </w:r>
          </w:p>
        </w:tc>
        <w:tc>
          <w:tcPr>
            <w:vAlign w:val="top"/>
          </w:tcPr>
          <w:p w:rsidR="00000000" w:rsidDel="00000000" w:rsidP="00000000" w:rsidRDefault="00000000" w:rsidRPr="00000000" w14:paraId="0000009E">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9F">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A0">
            <w:pPr>
              <w:numPr>
                <w:ilvl w:val="0"/>
                <w:numId w:val="3"/>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A1">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9</w:t>
            </w:r>
            <w:r w:rsidDel="00000000" w:rsidR="00000000" w:rsidRPr="00000000">
              <w:rPr>
                <w:rtl w:val="0"/>
              </w:rPr>
            </w:r>
          </w:p>
        </w:tc>
        <w:tc>
          <w:tcPr>
            <w:vAlign w:val="top"/>
          </w:tcPr>
          <w:p w:rsidR="00000000" w:rsidDel="00000000" w:rsidP="00000000" w:rsidRDefault="00000000" w:rsidRPr="00000000" w14:paraId="000000A2">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Does your work involve administration of a food or non-food substance of a different type from or in abnormally higher or lower amounts than normal or one that is known to cause allergic reaction(s) or potential psychological stress?</w:t>
            </w:r>
          </w:p>
        </w:tc>
        <w:tc>
          <w:tcPr>
            <w:vAlign w:val="top"/>
          </w:tcPr>
          <w:p w:rsidR="00000000" w:rsidDel="00000000" w:rsidP="00000000" w:rsidRDefault="00000000" w:rsidRPr="00000000" w14:paraId="000000A3">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A4">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A5">
            <w:pPr>
              <w:numPr>
                <w:ilvl w:val="0"/>
                <w:numId w:val="32"/>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A6">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10</w:t>
            </w:r>
            <w:r w:rsidDel="00000000" w:rsidR="00000000" w:rsidRPr="00000000">
              <w:rPr>
                <w:rtl w:val="0"/>
              </w:rPr>
            </w:r>
          </w:p>
        </w:tc>
        <w:tc>
          <w:tcPr>
            <w:vAlign w:val="top"/>
          </w:tcPr>
          <w:p w:rsidR="00000000" w:rsidDel="00000000" w:rsidP="00000000" w:rsidRDefault="00000000" w:rsidRPr="00000000" w14:paraId="000000A7">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Does your study involve issues relating to personal and/or sensitive data?</w:t>
            </w:r>
          </w:p>
        </w:tc>
        <w:tc>
          <w:tcPr>
            <w:vAlign w:val="top"/>
          </w:tcPr>
          <w:p w:rsidR="00000000" w:rsidDel="00000000" w:rsidP="00000000" w:rsidRDefault="00000000" w:rsidRPr="00000000" w14:paraId="000000A8">
            <w:pPr>
              <w:jc w:val="center"/>
              <w:rPr>
                <w:sz w:val="20"/>
                <w:szCs w:val="20"/>
                <w:vertAlign w:val="baseline"/>
              </w:rPr>
            </w:pPr>
            <w:r w:rsidDel="00000000" w:rsidR="00000000" w:rsidRPr="00000000">
              <w:rPr>
                <w:sz w:val="20"/>
                <w:szCs w:val="20"/>
                <w:vertAlign w:val="baseline"/>
                <w:rtl w:val="0"/>
              </w:rPr>
              <w:t xml:space="preserve">☐</w:t>
            </w:r>
          </w:p>
        </w:tc>
        <w:tc>
          <w:tcPr>
            <w:vAlign w:val="top"/>
          </w:tcPr>
          <w:p w:rsidR="00000000" w:rsidDel="00000000" w:rsidP="00000000" w:rsidRDefault="00000000" w:rsidRPr="00000000" w14:paraId="000000A9">
            <w:pPr>
              <w:jc w:val="center"/>
              <w:rPr>
                <w:sz w:val="20"/>
                <w:szCs w:val="20"/>
                <w:vertAlign w:val="baseline"/>
              </w:rPr>
            </w:pPr>
            <w:r w:rsidDel="00000000" w:rsidR="00000000" w:rsidRPr="00000000">
              <w:rPr>
                <w:sz w:val="20"/>
                <w:szCs w:val="20"/>
                <w:vertAlign w:val="baseline"/>
                <w:rtl w:val="0"/>
              </w:rPr>
              <w:t xml:space="preserve">☐</w:t>
            </w:r>
          </w:p>
        </w:tc>
        <w:tc>
          <w:tcPr>
            <w:vAlign w:val="top"/>
          </w:tcPr>
          <w:p w:rsidR="00000000" w:rsidDel="00000000" w:rsidP="00000000" w:rsidRDefault="00000000" w:rsidRPr="00000000" w14:paraId="000000AA">
            <w:pPr>
              <w:numPr>
                <w:ilvl w:val="0"/>
                <w:numId w:val="26"/>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gridSpan w:val="2"/>
            <w:vAlign w:val="top"/>
          </w:tcPr>
          <w:p w:rsidR="00000000" w:rsidDel="00000000" w:rsidP="00000000" w:rsidRDefault="00000000" w:rsidRPr="00000000" w14:paraId="000000AB">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PARTICIPANTS (and/or their records/associated data)</w:t>
            </w:r>
            <w:r w:rsidDel="00000000" w:rsidR="00000000" w:rsidRPr="00000000">
              <w:rPr>
                <w:rtl w:val="0"/>
              </w:rPr>
            </w:r>
          </w:p>
          <w:p w:rsidR="00000000" w:rsidDel="00000000" w:rsidP="00000000" w:rsidRDefault="00000000" w:rsidRPr="00000000" w14:paraId="000000AC">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Does your work involve any of the following:</w:t>
            </w:r>
            <w:r w:rsidDel="00000000" w:rsidR="00000000" w:rsidRPr="00000000">
              <w:rPr>
                <w:rtl w:val="0"/>
              </w:rPr>
            </w:r>
          </w:p>
        </w:tc>
        <w:tc>
          <w:tcPr>
            <w:vAlign w:val="top"/>
          </w:tcPr>
          <w:p w:rsidR="00000000" w:rsidDel="00000000" w:rsidP="00000000" w:rsidRDefault="00000000" w:rsidRPr="00000000" w14:paraId="000000AE">
            <w:pPr>
              <w:jc w:val="cente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Yes</w:t>
            </w:r>
            <w:r w:rsidDel="00000000" w:rsidR="00000000" w:rsidRPr="00000000">
              <w:rPr>
                <w:rtl w:val="0"/>
              </w:rPr>
            </w:r>
          </w:p>
        </w:tc>
        <w:tc>
          <w:tcPr>
            <w:vAlign w:val="top"/>
          </w:tcPr>
          <w:p w:rsidR="00000000" w:rsidDel="00000000" w:rsidP="00000000" w:rsidRDefault="00000000" w:rsidRPr="00000000" w14:paraId="000000AF">
            <w:pPr>
              <w:jc w:val="cente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No</w:t>
            </w:r>
            <w:r w:rsidDel="00000000" w:rsidR="00000000" w:rsidRPr="00000000">
              <w:rPr>
                <w:rtl w:val="0"/>
              </w:rPr>
            </w:r>
          </w:p>
        </w:tc>
        <w:tc>
          <w:tcPr>
            <w:vAlign w:val="top"/>
          </w:tcPr>
          <w:p w:rsidR="00000000" w:rsidDel="00000000" w:rsidP="00000000" w:rsidRDefault="00000000" w:rsidRPr="00000000" w14:paraId="000000B0">
            <w:pPr>
              <w:jc w:val="cente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N/A</w:t>
            </w:r>
            <w:r w:rsidDel="00000000" w:rsidR="00000000" w:rsidRPr="00000000">
              <w:rPr>
                <w:rtl w:val="0"/>
              </w:rPr>
            </w:r>
          </w:p>
        </w:tc>
      </w:tr>
      <w:tr>
        <w:trPr>
          <w:cantSplit w:val="0"/>
          <w:trHeight w:val="270" w:hRule="atLeast"/>
          <w:tblHeader w:val="0"/>
        </w:trPr>
        <w:tc>
          <w:tcPr>
            <w:vAlign w:val="top"/>
          </w:tcPr>
          <w:p w:rsidR="00000000" w:rsidDel="00000000" w:rsidP="00000000" w:rsidRDefault="00000000" w:rsidRPr="00000000" w14:paraId="000000B1">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11</w:t>
            </w:r>
            <w:r w:rsidDel="00000000" w:rsidR="00000000" w:rsidRPr="00000000">
              <w:rPr>
                <w:rtl w:val="0"/>
              </w:rPr>
            </w:r>
          </w:p>
        </w:tc>
        <w:tc>
          <w:tcPr>
            <w:vAlign w:val="top"/>
          </w:tcPr>
          <w:p w:rsidR="00000000" w:rsidDel="00000000" w:rsidP="00000000" w:rsidRDefault="00000000" w:rsidRPr="00000000" w14:paraId="000000B2">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Human participants in a health and/or social care setting (e.g. patients, those attending day centres, community care, rehabilitation centres, etc., including in the NHS, other public, private and/or voluntary sectors)? – See Note 1 above.</w:t>
            </w:r>
          </w:p>
        </w:tc>
        <w:tc>
          <w:tcPr>
            <w:vAlign w:val="top"/>
          </w:tcPr>
          <w:p w:rsidR="00000000" w:rsidDel="00000000" w:rsidP="00000000" w:rsidRDefault="00000000" w:rsidRPr="00000000" w14:paraId="000000B3">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B4">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B5">
            <w:pPr>
              <w:numPr>
                <w:ilvl w:val="0"/>
                <w:numId w:val="20"/>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B6">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12</w:t>
            </w:r>
            <w:r w:rsidDel="00000000" w:rsidR="00000000" w:rsidRPr="00000000">
              <w:rPr>
                <w:rtl w:val="0"/>
              </w:rPr>
            </w:r>
          </w:p>
        </w:tc>
        <w:tc>
          <w:tcPr>
            <w:vAlign w:val="top"/>
          </w:tcPr>
          <w:p w:rsidR="00000000" w:rsidDel="00000000" w:rsidP="00000000" w:rsidRDefault="00000000" w:rsidRPr="00000000" w14:paraId="000000B7">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Human participants who may be deemed vulnerable (e.g. children, people in poverty and/or with physiological or psychological impairments, persons attending rehabilitation centres, persons in easily identifiable positions that could be subject to victimisation, etc.)? </w:t>
            </w:r>
          </w:p>
        </w:tc>
        <w:tc>
          <w:tcPr>
            <w:vAlign w:val="top"/>
          </w:tcPr>
          <w:p w:rsidR="00000000" w:rsidDel="00000000" w:rsidP="00000000" w:rsidRDefault="00000000" w:rsidRPr="00000000" w14:paraId="000000B8">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B9">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BA">
            <w:pPr>
              <w:numPr>
                <w:ilvl w:val="0"/>
                <w:numId w:val="11"/>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BB">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13</w:t>
            </w:r>
            <w:r w:rsidDel="00000000" w:rsidR="00000000" w:rsidRPr="00000000">
              <w:rPr>
                <w:rtl w:val="0"/>
              </w:rPr>
            </w:r>
          </w:p>
        </w:tc>
        <w:tc>
          <w:tcPr>
            <w:vAlign w:val="top"/>
          </w:tcPr>
          <w:p w:rsidR="00000000" w:rsidDel="00000000" w:rsidP="00000000" w:rsidRDefault="00000000" w:rsidRPr="00000000" w14:paraId="000000BC">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Expectant or new mothers?</w:t>
            </w:r>
          </w:p>
        </w:tc>
        <w:tc>
          <w:tcPr>
            <w:vAlign w:val="top"/>
          </w:tcPr>
          <w:p w:rsidR="00000000" w:rsidDel="00000000" w:rsidP="00000000" w:rsidRDefault="00000000" w:rsidRPr="00000000" w14:paraId="000000BD">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BE">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BF">
            <w:pPr>
              <w:numPr>
                <w:ilvl w:val="0"/>
                <w:numId w:val="28"/>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C0">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14</w:t>
            </w:r>
            <w:r w:rsidDel="00000000" w:rsidR="00000000" w:rsidRPr="00000000">
              <w:rPr>
                <w:rtl w:val="0"/>
              </w:rPr>
            </w:r>
          </w:p>
        </w:tc>
        <w:tc>
          <w:tcPr>
            <w:vAlign w:val="top"/>
          </w:tcPr>
          <w:p w:rsidR="00000000" w:rsidDel="00000000" w:rsidP="00000000" w:rsidRDefault="00000000" w:rsidRPr="00000000" w14:paraId="000000C1">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Refugees/Asylum seekers?</w:t>
            </w:r>
          </w:p>
        </w:tc>
        <w:tc>
          <w:tcPr>
            <w:vAlign w:val="top"/>
          </w:tcPr>
          <w:p w:rsidR="00000000" w:rsidDel="00000000" w:rsidP="00000000" w:rsidRDefault="00000000" w:rsidRPr="00000000" w14:paraId="000000C2">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C3">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C4">
            <w:pPr>
              <w:numPr>
                <w:ilvl w:val="0"/>
                <w:numId w:val="16"/>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C5">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15</w:t>
            </w:r>
            <w:r w:rsidDel="00000000" w:rsidR="00000000" w:rsidRPr="00000000">
              <w:rPr>
                <w:rtl w:val="0"/>
              </w:rPr>
            </w:r>
          </w:p>
        </w:tc>
        <w:tc>
          <w:tcPr>
            <w:vAlign w:val="top"/>
          </w:tcPr>
          <w:p w:rsidR="00000000" w:rsidDel="00000000" w:rsidP="00000000" w:rsidRDefault="00000000" w:rsidRPr="00000000" w14:paraId="000000C6">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Minors (under the age of 18 years old)?</w:t>
            </w:r>
          </w:p>
        </w:tc>
        <w:tc>
          <w:tcPr>
            <w:vAlign w:val="top"/>
          </w:tcPr>
          <w:p w:rsidR="00000000" w:rsidDel="00000000" w:rsidP="00000000" w:rsidRDefault="00000000" w:rsidRPr="00000000" w14:paraId="000000C7">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C8">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C9">
            <w:pPr>
              <w:numPr>
                <w:ilvl w:val="0"/>
                <w:numId w:val="13"/>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CA">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16</w:t>
            </w:r>
            <w:r w:rsidDel="00000000" w:rsidR="00000000" w:rsidRPr="00000000">
              <w:rPr>
                <w:rtl w:val="0"/>
              </w:rPr>
            </w:r>
          </w:p>
        </w:tc>
        <w:tc>
          <w:tcPr>
            <w:vAlign w:val="top"/>
          </w:tcPr>
          <w:p w:rsidR="00000000" w:rsidDel="00000000" w:rsidP="00000000" w:rsidRDefault="00000000" w:rsidRPr="00000000" w14:paraId="000000CB">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Participants in custody (e.g. prisoners or arrestees)?  – See Note 1 above.</w:t>
            </w:r>
          </w:p>
        </w:tc>
        <w:tc>
          <w:tcPr>
            <w:vAlign w:val="top"/>
          </w:tcPr>
          <w:p w:rsidR="00000000" w:rsidDel="00000000" w:rsidP="00000000" w:rsidRDefault="00000000" w:rsidRPr="00000000" w14:paraId="000000CC">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CD">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CE">
            <w:pPr>
              <w:numPr>
                <w:ilvl w:val="0"/>
                <w:numId w:val="10"/>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CF">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17</w:t>
            </w:r>
            <w:r w:rsidDel="00000000" w:rsidR="00000000" w:rsidRPr="00000000">
              <w:rPr>
                <w:rtl w:val="0"/>
              </w:rPr>
            </w:r>
          </w:p>
        </w:tc>
        <w:tc>
          <w:tcPr>
            <w:vAlign w:val="top"/>
          </w:tcPr>
          <w:p w:rsidR="00000000" w:rsidDel="00000000" w:rsidP="00000000" w:rsidRDefault="00000000" w:rsidRPr="00000000" w14:paraId="000000D0">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Participants with impaired mental capacity (e.g. severe mental illness, brain damage, sectioned under Mental Health Act, lowered or reduced sense of consciousness)?  – See Note 1 above.</w:t>
            </w:r>
          </w:p>
        </w:tc>
        <w:tc>
          <w:tcPr>
            <w:vAlign w:val="top"/>
          </w:tcPr>
          <w:p w:rsidR="00000000" w:rsidDel="00000000" w:rsidP="00000000" w:rsidRDefault="00000000" w:rsidRPr="00000000" w14:paraId="000000D1">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D2">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D3">
            <w:pPr>
              <w:numPr>
                <w:ilvl w:val="0"/>
                <w:numId w:val="5"/>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D4">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18</w:t>
            </w:r>
            <w:r w:rsidDel="00000000" w:rsidR="00000000" w:rsidRPr="00000000">
              <w:rPr>
                <w:rtl w:val="0"/>
              </w:rPr>
            </w:r>
          </w:p>
        </w:tc>
        <w:tc>
          <w:tcPr>
            <w:vAlign w:val="top"/>
          </w:tcPr>
          <w:p w:rsidR="00000000" w:rsidDel="00000000" w:rsidP="00000000" w:rsidRDefault="00000000" w:rsidRPr="00000000" w14:paraId="000000D5">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Animals (or animal tissue). </w:t>
            </w:r>
          </w:p>
        </w:tc>
        <w:tc>
          <w:tcPr>
            <w:vAlign w:val="top"/>
          </w:tcPr>
          <w:p w:rsidR="00000000" w:rsidDel="00000000" w:rsidP="00000000" w:rsidRDefault="00000000" w:rsidRPr="00000000" w14:paraId="000000D6">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D7">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D8">
            <w:pPr>
              <w:numPr>
                <w:ilvl w:val="0"/>
                <w:numId w:val="14"/>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gridSpan w:val="2"/>
            <w:vAlign w:val="top"/>
          </w:tcPr>
          <w:p w:rsidR="00000000" w:rsidDel="00000000" w:rsidP="00000000" w:rsidRDefault="00000000" w:rsidRPr="00000000" w14:paraId="000000D9">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INFORMATION TO PARTICIPANTS</w:t>
            </w:r>
            <w:r w:rsidDel="00000000" w:rsidR="00000000" w:rsidRPr="00000000">
              <w:rPr>
                <w:rtl w:val="0"/>
              </w:rPr>
            </w:r>
          </w:p>
        </w:tc>
        <w:tc>
          <w:tcPr>
            <w:vAlign w:val="top"/>
          </w:tcPr>
          <w:p w:rsidR="00000000" w:rsidDel="00000000" w:rsidP="00000000" w:rsidRDefault="00000000" w:rsidRPr="00000000" w14:paraId="000000DB">
            <w:pPr>
              <w:jc w:val="cente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Yes</w:t>
            </w:r>
            <w:r w:rsidDel="00000000" w:rsidR="00000000" w:rsidRPr="00000000">
              <w:rPr>
                <w:rtl w:val="0"/>
              </w:rPr>
            </w:r>
          </w:p>
        </w:tc>
        <w:tc>
          <w:tcPr>
            <w:vAlign w:val="top"/>
          </w:tcPr>
          <w:p w:rsidR="00000000" w:rsidDel="00000000" w:rsidP="00000000" w:rsidRDefault="00000000" w:rsidRPr="00000000" w14:paraId="000000DC">
            <w:pPr>
              <w:jc w:val="cente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No</w:t>
            </w:r>
            <w:r w:rsidDel="00000000" w:rsidR="00000000" w:rsidRPr="00000000">
              <w:rPr>
                <w:rtl w:val="0"/>
              </w:rPr>
            </w:r>
          </w:p>
        </w:tc>
        <w:tc>
          <w:tcPr>
            <w:vAlign w:val="top"/>
          </w:tcPr>
          <w:p w:rsidR="00000000" w:rsidDel="00000000" w:rsidP="00000000" w:rsidRDefault="00000000" w:rsidRPr="00000000" w14:paraId="000000DD">
            <w:pPr>
              <w:jc w:val="cente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N/A</w:t>
            </w:r>
            <w:r w:rsidDel="00000000" w:rsidR="00000000" w:rsidRPr="00000000">
              <w:rPr>
                <w:rtl w:val="0"/>
              </w:rPr>
            </w:r>
          </w:p>
        </w:tc>
      </w:tr>
      <w:tr>
        <w:trPr>
          <w:cantSplit w:val="0"/>
          <w:trHeight w:val="270" w:hRule="atLeast"/>
          <w:tblHeader w:val="0"/>
        </w:trPr>
        <w:tc>
          <w:tcPr>
            <w:vAlign w:val="top"/>
          </w:tcPr>
          <w:p w:rsidR="00000000" w:rsidDel="00000000" w:rsidP="00000000" w:rsidRDefault="00000000" w:rsidRPr="00000000" w14:paraId="000000DE">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19</w:t>
            </w:r>
            <w:r w:rsidDel="00000000" w:rsidR="00000000" w:rsidRPr="00000000">
              <w:rPr>
                <w:rtl w:val="0"/>
              </w:rPr>
            </w:r>
          </w:p>
        </w:tc>
        <w:tc>
          <w:tcPr>
            <w:vAlign w:val="top"/>
          </w:tcPr>
          <w:p w:rsidR="00000000" w:rsidDel="00000000" w:rsidP="00000000" w:rsidRDefault="00000000" w:rsidRPr="00000000" w14:paraId="000000DF">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Will you provide participants with a Participant Information Sheet prior to obtaining informed consent which can be taken away by the participant?</w:t>
            </w:r>
          </w:p>
        </w:tc>
        <w:tc>
          <w:tcPr>
            <w:vAlign w:val="top"/>
          </w:tcPr>
          <w:p w:rsidR="00000000" w:rsidDel="00000000" w:rsidP="00000000" w:rsidRDefault="00000000" w:rsidRPr="00000000" w14:paraId="000000E0">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E1">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E2">
            <w:pPr>
              <w:numPr>
                <w:ilvl w:val="0"/>
                <w:numId w:val="19"/>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E3">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20</w:t>
            </w:r>
            <w:r w:rsidDel="00000000" w:rsidR="00000000" w:rsidRPr="00000000">
              <w:rPr>
                <w:rtl w:val="0"/>
              </w:rPr>
            </w:r>
          </w:p>
        </w:tc>
        <w:tc>
          <w:tcPr>
            <w:vAlign w:val="top"/>
          </w:tcPr>
          <w:p w:rsidR="00000000" w:rsidDel="00000000" w:rsidP="00000000" w:rsidRDefault="00000000" w:rsidRPr="00000000" w14:paraId="000000E4">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Will you describe the procedures to participants in advance, so that they are informed about what to expect?</w:t>
            </w:r>
          </w:p>
        </w:tc>
        <w:tc>
          <w:tcPr>
            <w:vAlign w:val="top"/>
          </w:tcPr>
          <w:p w:rsidR="00000000" w:rsidDel="00000000" w:rsidP="00000000" w:rsidRDefault="00000000" w:rsidRPr="00000000" w14:paraId="000000E5">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E6">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E7">
            <w:pPr>
              <w:numPr>
                <w:ilvl w:val="0"/>
                <w:numId w:val="21"/>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E8">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21</w:t>
            </w:r>
            <w:r w:rsidDel="00000000" w:rsidR="00000000" w:rsidRPr="00000000">
              <w:rPr>
                <w:rtl w:val="0"/>
              </w:rPr>
            </w:r>
          </w:p>
        </w:tc>
        <w:tc>
          <w:tcPr>
            <w:vAlign w:val="top"/>
          </w:tcPr>
          <w:p w:rsidR="00000000" w:rsidDel="00000000" w:rsidP="00000000" w:rsidRDefault="00000000" w:rsidRPr="00000000" w14:paraId="000000E9">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Will you obtain informed consent for participation (normally written)?  OR in the case of using personal data previously acquired was consent given for the reuse of the data for other research purposes?</w:t>
            </w:r>
          </w:p>
        </w:tc>
        <w:tc>
          <w:tcPr>
            <w:vAlign w:val="top"/>
          </w:tcPr>
          <w:p w:rsidR="00000000" w:rsidDel="00000000" w:rsidP="00000000" w:rsidRDefault="00000000" w:rsidRPr="00000000" w14:paraId="000000EA">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EB">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EC">
            <w:pPr>
              <w:numPr>
                <w:ilvl w:val="0"/>
                <w:numId w:val="12"/>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ED">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22</w:t>
            </w:r>
            <w:r w:rsidDel="00000000" w:rsidR="00000000" w:rsidRPr="00000000">
              <w:rPr>
                <w:rtl w:val="0"/>
              </w:rPr>
            </w:r>
          </w:p>
        </w:tc>
        <w:tc>
          <w:tcPr>
            <w:vAlign w:val="top"/>
          </w:tcPr>
          <w:p w:rsidR="00000000" w:rsidDel="00000000" w:rsidP="00000000" w:rsidRDefault="00000000" w:rsidRPr="00000000" w14:paraId="000000EE">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Will you tell participants that they may withdraw from the research at any time and for any reason without any impact on their care, service provision etc.?</w:t>
            </w:r>
          </w:p>
        </w:tc>
        <w:tc>
          <w:tcPr>
            <w:vAlign w:val="top"/>
          </w:tcPr>
          <w:p w:rsidR="00000000" w:rsidDel="00000000" w:rsidP="00000000" w:rsidRDefault="00000000" w:rsidRPr="00000000" w14:paraId="000000EF">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F0">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F1">
            <w:pPr>
              <w:numPr>
                <w:ilvl w:val="0"/>
                <w:numId w:val="22"/>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F2">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23</w:t>
            </w:r>
            <w:r w:rsidDel="00000000" w:rsidR="00000000" w:rsidRPr="00000000">
              <w:rPr>
                <w:rtl w:val="0"/>
              </w:rPr>
            </w:r>
          </w:p>
        </w:tc>
        <w:tc>
          <w:tcPr>
            <w:vAlign w:val="top"/>
          </w:tcPr>
          <w:p w:rsidR="00000000" w:rsidDel="00000000" w:rsidP="00000000" w:rsidRDefault="00000000" w:rsidRPr="00000000" w14:paraId="000000F3">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Will you give participants the option of omitting questions they do not want to answer?</w:t>
            </w:r>
          </w:p>
        </w:tc>
        <w:tc>
          <w:tcPr>
            <w:vAlign w:val="top"/>
          </w:tcPr>
          <w:p w:rsidR="00000000" w:rsidDel="00000000" w:rsidP="00000000" w:rsidRDefault="00000000" w:rsidRPr="00000000" w14:paraId="000000F4">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F5">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F6">
            <w:pPr>
              <w:numPr>
                <w:ilvl w:val="0"/>
                <w:numId w:val="17"/>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F7">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24</w:t>
            </w:r>
            <w:r w:rsidDel="00000000" w:rsidR="00000000" w:rsidRPr="00000000">
              <w:rPr>
                <w:rtl w:val="0"/>
              </w:rPr>
            </w:r>
          </w:p>
        </w:tc>
        <w:tc>
          <w:tcPr>
            <w:vAlign w:val="top"/>
          </w:tcPr>
          <w:p w:rsidR="00000000" w:rsidDel="00000000" w:rsidP="00000000" w:rsidRDefault="00000000" w:rsidRPr="00000000" w14:paraId="000000F8">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Will you tell participants that their data will be treated as confidential and that, if published, it will not be identifiable as theirs? </w:t>
            </w:r>
          </w:p>
        </w:tc>
        <w:tc>
          <w:tcPr>
            <w:vAlign w:val="top"/>
          </w:tcPr>
          <w:p w:rsidR="00000000" w:rsidDel="00000000" w:rsidP="00000000" w:rsidRDefault="00000000" w:rsidRPr="00000000" w14:paraId="000000F9">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FA">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FB">
            <w:pPr>
              <w:numPr>
                <w:ilvl w:val="0"/>
                <w:numId w:val="8"/>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0FC">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25</w:t>
            </w:r>
            <w:r w:rsidDel="00000000" w:rsidR="00000000" w:rsidRPr="00000000">
              <w:rPr>
                <w:rtl w:val="0"/>
              </w:rPr>
            </w:r>
          </w:p>
        </w:tc>
        <w:tc>
          <w:tcPr>
            <w:vAlign w:val="top"/>
          </w:tcPr>
          <w:p w:rsidR="00000000" w:rsidDel="00000000" w:rsidP="00000000" w:rsidRDefault="00000000" w:rsidRPr="00000000" w14:paraId="000000FD">
            <w:pPr>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Will you offer feedback to participants at the end of their participation, upon request (e.g. give them a brief explanation of the study and its outcomes)?</w:t>
            </w:r>
          </w:p>
        </w:tc>
        <w:tc>
          <w:tcPr>
            <w:vAlign w:val="top"/>
          </w:tcPr>
          <w:p w:rsidR="00000000" w:rsidDel="00000000" w:rsidP="00000000" w:rsidRDefault="00000000" w:rsidRPr="00000000" w14:paraId="000000FE">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FF">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00">
            <w:pPr>
              <w:numPr>
                <w:ilvl w:val="0"/>
                <w:numId w:val="29"/>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r>
        <w:trPr>
          <w:cantSplit w:val="0"/>
          <w:trHeight w:val="270" w:hRule="atLeast"/>
          <w:tblHeader w:val="0"/>
        </w:trPr>
        <w:tc>
          <w:tcPr>
            <w:vAlign w:val="top"/>
          </w:tcPr>
          <w:p w:rsidR="00000000" w:rsidDel="00000000" w:rsidP="00000000" w:rsidRDefault="00000000" w:rsidRPr="00000000" w14:paraId="00000101">
            <w:pPr>
              <w:rPr>
                <w:rFonts w:ascii="Arial" w:cs="Arial" w:eastAsia="Arial" w:hAnsi="Arial"/>
                <w:b w:val="0"/>
                <w:color w:val="002060"/>
                <w:sz w:val="18"/>
                <w:szCs w:val="18"/>
                <w:vertAlign w:val="baseline"/>
              </w:rPr>
            </w:pPr>
            <w:r w:rsidDel="00000000" w:rsidR="00000000" w:rsidRPr="00000000">
              <w:rPr>
                <w:rFonts w:ascii="Arial" w:cs="Arial" w:eastAsia="Arial" w:hAnsi="Arial"/>
                <w:b w:val="1"/>
                <w:color w:val="002060"/>
                <w:sz w:val="18"/>
                <w:szCs w:val="18"/>
                <w:vertAlign w:val="baseline"/>
                <w:rtl w:val="0"/>
              </w:rPr>
              <w:t xml:space="preserve">26</w:t>
            </w:r>
            <w:r w:rsidDel="00000000" w:rsidR="00000000" w:rsidRPr="00000000">
              <w:rPr>
                <w:rtl w:val="0"/>
              </w:rPr>
            </w:r>
          </w:p>
        </w:tc>
        <w:tc>
          <w:tcPr>
            <w:vAlign w:val="top"/>
          </w:tcPr>
          <w:p w:rsidR="00000000" w:rsidDel="00000000" w:rsidP="00000000" w:rsidRDefault="00000000" w:rsidRPr="00000000" w14:paraId="00000102">
            <w:pPr>
              <w:jc w:val="both"/>
              <w:rPr>
                <w:rFonts w:ascii="Arial" w:cs="Arial" w:eastAsia="Arial" w:hAnsi="Arial"/>
                <w:color w:val="002060"/>
                <w:sz w:val="18"/>
                <w:szCs w:val="18"/>
                <w:vertAlign w:val="baseline"/>
              </w:rPr>
            </w:pPr>
            <w:r w:rsidDel="00000000" w:rsidR="00000000" w:rsidRPr="00000000">
              <w:rPr>
                <w:rFonts w:ascii="Arial" w:cs="Arial" w:eastAsia="Arial" w:hAnsi="Arial"/>
                <w:color w:val="002060"/>
                <w:sz w:val="18"/>
                <w:szCs w:val="18"/>
                <w:vertAlign w:val="baseline"/>
                <w:rtl w:val="0"/>
              </w:rPr>
              <w:t xml:space="preserve">Has external funding or collaboration been applied for/received, which requires institutional ethical consideration or approval? </w:t>
            </w:r>
          </w:p>
        </w:tc>
        <w:tc>
          <w:tcPr>
            <w:vAlign w:val="top"/>
          </w:tcPr>
          <w:p w:rsidR="00000000" w:rsidDel="00000000" w:rsidP="00000000" w:rsidRDefault="00000000" w:rsidRPr="00000000" w14:paraId="00000103">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04">
            <w:pPr>
              <w:jc w:val="center"/>
              <w:rPr>
                <w:rFonts w:ascii="Arial" w:cs="Arial" w:eastAsia="Arial" w:hAnsi="Arial"/>
                <w:b w:val="0"/>
                <w:color w:val="800080"/>
                <w:sz w:val="18"/>
                <w:szCs w:val="18"/>
                <w:vertAlign w:val="baseline"/>
              </w:rPr>
            </w:pPr>
            <w:r w:rsidDel="00000000" w:rsidR="00000000" w:rsidRPr="00000000">
              <w:rPr>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05">
            <w:pPr>
              <w:numPr>
                <w:ilvl w:val="0"/>
                <w:numId w:val="24"/>
              </w:numPr>
              <w:ind w:left="720" w:hanging="360"/>
              <w:jc w:val="center"/>
              <w:rPr>
                <w:sz w:val="20"/>
                <w:szCs w:val="20"/>
                <w:u w:val="none"/>
                <w:vertAlign w:val="baseline"/>
              </w:rPr>
            </w:pPr>
            <w:r w:rsidDel="00000000" w:rsidR="00000000" w:rsidRPr="00000000">
              <w:rPr>
                <w:strike w:val="1"/>
                <w:sz w:val="20"/>
                <w:szCs w:val="20"/>
                <w:vertAlign w:val="baseline"/>
                <w:rtl w:val="0"/>
              </w:rPr>
              <w:t xml:space="preserve">☐</w:t>
            </w:r>
          </w:p>
        </w:tc>
      </w:tr>
    </w:tbl>
    <w:p w:rsidR="00000000" w:rsidDel="00000000" w:rsidP="00000000" w:rsidRDefault="00000000" w:rsidRPr="00000000" w14:paraId="00000106">
      <w:pPr>
        <w:rPr>
          <w:rFonts w:ascii="Arial" w:cs="Arial" w:eastAsia="Arial" w:hAnsi="Arial"/>
          <w:b w:val="0"/>
          <w:color w:val="800080"/>
          <w:sz w:val="16"/>
          <w:szCs w:val="16"/>
          <w:vertAlign w:val="baseline"/>
        </w:rPr>
      </w:pPr>
      <w:r w:rsidDel="00000000" w:rsidR="00000000" w:rsidRPr="00000000">
        <w:rPr>
          <w:rtl w:val="0"/>
        </w:rPr>
      </w:r>
    </w:p>
    <w:p w:rsidR="00000000" w:rsidDel="00000000" w:rsidP="00000000" w:rsidRDefault="00000000" w:rsidRPr="00000000" w14:paraId="00000107">
      <w:pPr>
        <w:rPr>
          <w:rFonts w:ascii="Arial" w:cs="Arial" w:eastAsia="Arial" w:hAnsi="Arial"/>
          <w:b w:val="0"/>
          <w:color w:val="800080"/>
          <w:sz w:val="16"/>
          <w:szCs w:val="16"/>
          <w:vertAlign w:val="baseline"/>
        </w:rPr>
      </w:pPr>
      <w:r w:rsidDel="00000000" w:rsidR="00000000" w:rsidRPr="00000000">
        <w:rPr>
          <w:rtl w:val="0"/>
        </w:rPr>
      </w:r>
    </w:p>
    <w:p w:rsidR="00000000" w:rsidDel="00000000" w:rsidP="00000000" w:rsidRDefault="00000000" w:rsidRPr="00000000" w14:paraId="00000108">
      <w:pPr>
        <w:rPr>
          <w:rFonts w:ascii="Arial" w:cs="Arial" w:eastAsia="Arial" w:hAnsi="Arial"/>
          <w:b w:val="0"/>
          <w:color w:val="800080"/>
          <w:sz w:val="20"/>
          <w:szCs w:val="20"/>
          <w:vertAlign w:val="baseline"/>
        </w:rPr>
      </w:pPr>
      <w:r w:rsidDel="00000000" w:rsidR="00000000" w:rsidRPr="00000000">
        <w:rPr>
          <w:rFonts w:ascii="Arial" w:cs="Arial" w:eastAsia="Arial" w:hAnsi="Arial"/>
          <w:b w:val="1"/>
          <w:color w:val="800080"/>
          <w:sz w:val="20"/>
          <w:szCs w:val="20"/>
          <w:vertAlign w:val="baseline"/>
          <w:rtl w:val="0"/>
        </w:rPr>
        <w:t xml:space="preserve">Useful links:</w:t>
      </w:r>
      <w:r w:rsidDel="00000000" w:rsidR="00000000" w:rsidRPr="00000000">
        <w:rPr>
          <w:rtl w:val="0"/>
        </w:rPr>
      </w:r>
    </w:p>
    <w:p w:rsidR="00000000" w:rsidDel="00000000" w:rsidP="00000000" w:rsidRDefault="00000000" w:rsidRPr="00000000" w14:paraId="00000109">
      <w:pPr>
        <w:rPr>
          <w:rFonts w:ascii="Arial" w:cs="Arial" w:eastAsia="Arial" w:hAnsi="Arial"/>
          <w:b w:val="0"/>
          <w:color w:val="800080"/>
          <w:sz w:val="20"/>
          <w:szCs w:val="20"/>
          <w:vertAlign w:val="baseline"/>
        </w:rPr>
      </w:pPr>
      <w:r w:rsidDel="00000000" w:rsidR="00000000" w:rsidRPr="00000000">
        <w:rPr>
          <w:rtl w:val="0"/>
        </w:rPr>
      </w:r>
    </w:p>
    <w:p w:rsidR="00000000" w:rsidDel="00000000" w:rsidP="00000000" w:rsidRDefault="00000000" w:rsidRPr="00000000" w14:paraId="0000010A">
      <w:pPr>
        <w:rPr>
          <w:rFonts w:ascii="Arial" w:cs="Arial" w:eastAsia="Arial" w:hAnsi="Arial"/>
          <w:b w:val="0"/>
          <w:color w:val="800080"/>
          <w:sz w:val="20"/>
          <w:szCs w:val="20"/>
          <w:vertAlign w:val="baseline"/>
        </w:rPr>
      </w:pPr>
      <w:r w:rsidDel="00000000" w:rsidR="00000000" w:rsidRPr="00000000">
        <w:rPr>
          <w:rtl w:val="0"/>
        </w:rPr>
      </w:r>
    </w:p>
    <w:p w:rsidR="00000000" w:rsidDel="00000000" w:rsidP="00000000" w:rsidRDefault="00000000" w:rsidRPr="00000000" w14:paraId="0000010B">
      <w:pPr>
        <w:numPr>
          <w:ilvl w:val="0"/>
          <w:numId w:val="6"/>
        </w:numPr>
        <w:ind w:left="360" w:hanging="360"/>
        <w:rPr>
          <w:rFonts w:ascii="Arial" w:cs="Arial" w:eastAsia="Arial" w:hAnsi="Arial"/>
          <w:sz w:val="20"/>
          <w:szCs w:val="20"/>
          <w:vertAlign w:val="baseline"/>
        </w:rPr>
      </w:pPr>
      <w:hyperlink r:id="rId10">
        <w:r w:rsidDel="00000000" w:rsidR="00000000" w:rsidRPr="00000000">
          <w:rPr>
            <w:rFonts w:ascii="Arial" w:cs="Arial" w:eastAsia="Arial" w:hAnsi="Arial"/>
            <w:color w:val="0000ff"/>
            <w:sz w:val="20"/>
            <w:szCs w:val="20"/>
            <w:u w:val="single"/>
            <w:vertAlign w:val="baseline"/>
            <w:rtl w:val="0"/>
          </w:rPr>
          <w:t xml:space="preserve">http://www.screc.org.uk/</w:t>
        </w:r>
      </w:hyperlink>
      <w:r w:rsidDel="00000000" w:rsidR="00000000" w:rsidRPr="00000000">
        <w:rPr>
          <w:rFonts w:ascii="Arial" w:cs="Arial" w:eastAsia="Arial" w:hAnsi="Arial"/>
          <w:sz w:val="20"/>
          <w:szCs w:val="20"/>
          <w:vertAlign w:val="baseline"/>
          <w:rtl w:val="0"/>
        </w:rPr>
        <w:t xml:space="preserve"> - Social Care Research Ethics Committee</w:t>
      </w:r>
    </w:p>
    <w:p w:rsidR="00000000" w:rsidDel="00000000" w:rsidP="00000000" w:rsidRDefault="00000000" w:rsidRPr="00000000" w14:paraId="0000010C">
      <w:pPr>
        <w:numPr>
          <w:ilvl w:val="0"/>
          <w:numId w:val="6"/>
        </w:numPr>
        <w:ind w:left="360" w:hanging="360"/>
        <w:rPr>
          <w:rFonts w:ascii="Arial" w:cs="Arial" w:eastAsia="Arial" w:hAnsi="Arial"/>
          <w:sz w:val="20"/>
          <w:szCs w:val="20"/>
          <w:vertAlign w:val="baseline"/>
        </w:rPr>
      </w:pPr>
      <w:hyperlink r:id="rId11">
        <w:r w:rsidDel="00000000" w:rsidR="00000000" w:rsidRPr="00000000">
          <w:rPr>
            <w:rFonts w:ascii="Arial" w:cs="Arial" w:eastAsia="Arial" w:hAnsi="Arial"/>
            <w:color w:val="0000ff"/>
            <w:sz w:val="20"/>
            <w:szCs w:val="20"/>
            <w:u w:val="single"/>
            <w:vertAlign w:val="baseline"/>
            <w:rtl w:val="0"/>
          </w:rPr>
          <w:t xml:space="preserve">http://www.hra-decisiontools.org.uk/ethics/</w:t>
        </w:r>
      </w:hyperlink>
      <w:r w:rsidDel="00000000" w:rsidR="00000000" w:rsidRPr="00000000">
        <w:rPr>
          <w:rFonts w:ascii="Arial" w:cs="Arial" w:eastAsia="Arial" w:hAnsi="Arial"/>
          <w:color w:val="0000ff"/>
          <w:sz w:val="20"/>
          <w:szCs w:val="20"/>
          <w:u w:val="single"/>
          <w:vertAlign w:val="baseline"/>
          <w:rtl w:val="0"/>
        </w:rPr>
        <w:t xml:space="preserve"> - </w:t>
      </w:r>
      <w:r w:rsidDel="00000000" w:rsidR="00000000" w:rsidRPr="00000000">
        <w:rPr>
          <w:rFonts w:ascii="Arial" w:cs="Arial" w:eastAsia="Arial" w:hAnsi="Arial"/>
          <w:sz w:val="20"/>
          <w:szCs w:val="20"/>
          <w:vertAlign w:val="baseline"/>
          <w:rtl w:val="0"/>
        </w:rPr>
        <w:t xml:space="preserve">Human Research Authority decision tool to identify if research needs National Research Ethics Committee approval</w:t>
      </w:r>
    </w:p>
    <w:p w:rsidR="00000000" w:rsidDel="00000000" w:rsidP="00000000" w:rsidRDefault="00000000" w:rsidRPr="00000000" w14:paraId="0000010D">
      <w:pPr>
        <w:numPr>
          <w:ilvl w:val="0"/>
          <w:numId w:val="6"/>
        </w:numPr>
        <w:ind w:left="360" w:hanging="360"/>
        <w:rPr>
          <w:rFonts w:ascii="Arial" w:cs="Arial" w:eastAsia="Arial" w:hAnsi="Arial"/>
          <w:sz w:val="20"/>
          <w:szCs w:val="20"/>
          <w:vertAlign w:val="baseline"/>
        </w:rPr>
      </w:pPr>
      <w:hyperlink r:id="rId12">
        <w:r w:rsidDel="00000000" w:rsidR="00000000" w:rsidRPr="00000000">
          <w:rPr>
            <w:rFonts w:ascii="Arial" w:cs="Arial" w:eastAsia="Arial" w:hAnsi="Arial"/>
            <w:color w:val="0000ff"/>
            <w:sz w:val="20"/>
            <w:szCs w:val="20"/>
            <w:u w:val="single"/>
            <w:vertAlign w:val="baseline"/>
            <w:rtl w:val="0"/>
          </w:rPr>
          <w:t xml:space="preserve">http://www.nres.nhs.uk/applications/guidance/governance-and-directives/?entryid62=131341</w:t>
        </w:r>
      </w:hyperlink>
      <w:r w:rsidDel="00000000" w:rsidR="00000000" w:rsidRPr="00000000">
        <w:rPr>
          <w:rFonts w:ascii="Arial" w:cs="Arial" w:eastAsia="Arial" w:hAnsi="Arial"/>
          <w:sz w:val="20"/>
          <w:szCs w:val="20"/>
          <w:vertAlign w:val="baseline"/>
          <w:rtl w:val="0"/>
        </w:rPr>
        <w:t xml:space="preserve"> – Governance Arrangements for Research Ethics Committees</w:t>
      </w:r>
    </w:p>
    <w:p w:rsidR="00000000" w:rsidDel="00000000" w:rsidP="00000000" w:rsidRDefault="00000000" w:rsidRPr="00000000" w14:paraId="0000010E">
      <w:pPr>
        <w:numPr>
          <w:ilvl w:val="0"/>
          <w:numId w:val="6"/>
        </w:numPr>
        <w:ind w:left="360" w:hanging="360"/>
        <w:rPr>
          <w:rFonts w:ascii="Arial" w:cs="Arial" w:eastAsia="Arial" w:hAnsi="Arial"/>
          <w:color w:val="0000ff"/>
          <w:sz w:val="20"/>
          <w:szCs w:val="20"/>
          <w:u w:val="single"/>
          <w:vertAlign w:val="baseline"/>
        </w:rPr>
      </w:pPr>
      <w:hyperlink r:id="rId13">
        <w:r w:rsidDel="00000000" w:rsidR="00000000" w:rsidRPr="00000000">
          <w:rPr>
            <w:rFonts w:ascii="Arial" w:cs="Arial" w:eastAsia="Arial" w:hAnsi="Arial"/>
            <w:color w:val="0000ff"/>
            <w:sz w:val="20"/>
            <w:szCs w:val="20"/>
            <w:u w:val="single"/>
            <w:vertAlign w:val="baseline"/>
            <w:rtl w:val="0"/>
          </w:rPr>
          <w:t xml:space="preserve">http://www.nres.nhs.uk/EasySiteWeb/GatewayLink.aspx?alId=134016</w:t>
        </w:r>
      </w:hyperlink>
      <w:r w:rsidDel="00000000" w:rsidR="00000000" w:rsidRPr="00000000">
        <w:rPr>
          <w:rFonts w:ascii="Arial" w:cs="Arial" w:eastAsia="Arial" w:hAnsi="Arial"/>
          <w:color w:val="0000ff"/>
          <w:sz w:val="20"/>
          <w:szCs w:val="20"/>
          <w:u w:val="single"/>
          <w:vertAlign w:val="baseline"/>
          <w:rtl w:val="0"/>
        </w:rPr>
        <w:t xml:space="preserve"> - </w:t>
      </w:r>
      <w:r w:rsidDel="00000000" w:rsidR="00000000" w:rsidRPr="00000000">
        <w:rPr>
          <w:rFonts w:ascii="Arial" w:cs="Arial" w:eastAsia="Arial" w:hAnsi="Arial"/>
          <w:color w:val="000000"/>
          <w:sz w:val="20"/>
          <w:szCs w:val="20"/>
          <w:highlight w:val="white"/>
          <w:vertAlign w:val="baseline"/>
          <w:rtl w:val="0"/>
        </w:rPr>
        <w:t xml:space="preserve">NRES algorithm </w:t>
      </w:r>
      <w:r w:rsidDel="00000000" w:rsidR="00000000" w:rsidRPr="00000000">
        <w:rPr>
          <w:rFonts w:ascii="Arial" w:cs="Arial" w:eastAsia="Arial" w:hAnsi="Arial"/>
          <w:color w:val="164980"/>
          <w:sz w:val="20"/>
          <w:szCs w:val="20"/>
          <w:highlight w:val="white"/>
          <w:u w:val="single"/>
          <w:vertAlign w:val="baseline"/>
          <w:rtl w:val="0"/>
        </w:rPr>
        <w:t xml:space="preserve">“</w:t>
      </w:r>
      <w:r w:rsidDel="00000000" w:rsidR="00000000" w:rsidRPr="00000000">
        <w:rPr>
          <w:rFonts w:ascii="Arial" w:cs="Arial" w:eastAsia="Arial" w:hAnsi="Arial"/>
          <w:sz w:val="20"/>
          <w:szCs w:val="20"/>
          <w:highlight w:val="white"/>
          <w:vertAlign w:val="baseline"/>
          <w:rtl w:val="0"/>
        </w:rPr>
        <w:t xml:space="preserve">Does my project require review by a Research Ethics Committee”?</w:t>
      </w:r>
      <w:r w:rsidDel="00000000" w:rsidR="00000000" w:rsidRPr="00000000">
        <w:rPr>
          <w:rtl w:val="0"/>
        </w:rPr>
      </w:r>
    </w:p>
    <w:p w:rsidR="00000000" w:rsidDel="00000000" w:rsidP="00000000" w:rsidRDefault="00000000" w:rsidRPr="00000000" w14:paraId="0000010F">
      <w:pPr>
        <w:numPr>
          <w:ilvl w:val="0"/>
          <w:numId w:val="6"/>
        </w:numPr>
        <w:ind w:left="360" w:hanging="360"/>
        <w:rPr>
          <w:rFonts w:ascii="Arial" w:cs="Arial" w:eastAsia="Arial" w:hAnsi="Arial"/>
          <w:color w:val="0000ff"/>
          <w:sz w:val="20"/>
          <w:szCs w:val="20"/>
          <w:u w:val="single"/>
          <w:vertAlign w:val="baseline"/>
        </w:rPr>
      </w:pPr>
      <w:hyperlink r:id="rId14">
        <w:r w:rsidDel="00000000" w:rsidR="00000000" w:rsidRPr="00000000">
          <w:rPr>
            <w:rFonts w:ascii="Arial" w:cs="Arial" w:eastAsia="Arial" w:hAnsi="Arial"/>
            <w:color w:val="0000ff"/>
            <w:sz w:val="20"/>
            <w:szCs w:val="20"/>
            <w:u w:val="single"/>
            <w:vertAlign w:val="baseline"/>
            <w:rtl w:val="0"/>
          </w:rPr>
          <w:t xml:space="preserve">http://www.hta.gov.uk/policiesandcodesofpractice/codesofpractice.cfm</w:t>
        </w:r>
      </w:hyperlink>
      <w:r w:rsidDel="00000000" w:rsidR="00000000" w:rsidRPr="00000000">
        <w:rPr>
          <w:rFonts w:ascii="Arial" w:cs="Arial" w:eastAsia="Arial" w:hAnsi="Arial"/>
          <w:sz w:val="20"/>
          <w:szCs w:val="20"/>
          <w:vertAlign w:val="baseline"/>
          <w:rtl w:val="0"/>
        </w:rPr>
        <w:t xml:space="preserve"> - Human Tissue Authority Code of Practice</w:t>
      </w:r>
      <w:r w:rsidDel="00000000" w:rsidR="00000000" w:rsidRPr="00000000">
        <w:rPr>
          <w:rtl w:val="0"/>
        </w:rPr>
      </w:r>
    </w:p>
    <w:p w:rsidR="00000000" w:rsidDel="00000000" w:rsidP="00000000" w:rsidRDefault="00000000" w:rsidRPr="00000000" w14:paraId="00000110">
      <w:pPr>
        <w:numPr>
          <w:ilvl w:val="0"/>
          <w:numId w:val="6"/>
        </w:numPr>
        <w:ind w:left="360" w:hanging="360"/>
        <w:rPr>
          <w:rFonts w:ascii="Arial" w:cs="Arial" w:eastAsia="Arial" w:hAnsi="Arial"/>
          <w:color w:val="0000ff"/>
          <w:sz w:val="20"/>
          <w:szCs w:val="20"/>
          <w:u w:val="single"/>
          <w:vertAlign w:val="baseline"/>
        </w:rPr>
      </w:pPr>
      <w:hyperlink r:id="rId15">
        <w:r w:rsidDel="00000000" w:rsidR="00000000" w:rsidRPr="00000000">
          <w:rPr>
            <w:rFonts w:ascii="Arial" w:cs="Arial" w:eastAsia="Arial" w:hAnsi="Arial"/>
            <w:color w:val="0000ff"/>
            <w:sz w:val="20"/>
            <w:szCs w:val="20"/>
            <w:u w:val="single"/>
            <w:vertAlign w:val="baseline"/>
            <w:rtl w:val="0"/>
          </w:rPr>
          <w:t xml:space="preserve">http://www.hta.gov.uk</w:t>
        </w:r>
      </w:hyperlink>
      <w:r w:rsidDel="00000000" w:rsidR="00000000" w:rsidRPr="00000000">
        <w:rPr>
          <w:rFonts w:ascii="Arial" w:cs="Arial" w:eastAsia="Arial" w:hAnsi="Arial"/>
          <w:sz w:val="20"/>
          <w:szCs w:val="20"/>
          <w:vertAlign w:val="baseline"/>
          <w:rtl w:val="0"/>
        </w:rPr>
        <w:t xml:space="preserve"> – Human Tissue Authority website</w:t>
      </w:r>
      <w:r w:rsidDel="00000000" w:rsidR="00000000" w:rsidRPr="00000000">
        <w:rPr>
          <w:rtl w:val="0"/>
        </w:rPr>
      </w:r>
    </w:p>
    <w:p w:rsidR="00000000" w:rsidDel="00000000" w:rsidP="00000000" w:rsidRDefault="00000000" w:rsidRPr="00000000" w14:paraId="00000111">
      <w:pPr>
        <w:numPr>
          <w:ilvl w:val="0"/>
          <w:numId w:val="6"/>
        </w:numPr>
        <w:ind w:left="360" w:hanging="360"/>
        <w:rPr>
          <w:rFonts w:ascii="Arial" w:cs="Arial" w:eastAsia="Arial" w:hAnsi="Arial"/>
          <w:color w:val="0000ff"/>
          <w:sz w:val="20"/>
          <w:szCs w:val="20"/>
          <w:u w:val="single"/>
          <w:vertAlign w:val="baseline"/>
        </w:rPr>
      </w:pPr>
      <w:hyperlink r:id="rId16">
        <w:r w:rsidDel="00000000" w:rsidR="00000000" w:rsidRPr="00000000">
          <w:rPr>
            <w:rFonts w:ascii="Arial" w:cs="Arial" w:eastAsia="Arial" w:hAnsi="Arial"/>
            <w:color w:val="0000ff"/>
            <w:sz w:val="20"/>
            <w:szCs w:val="20"/>
            <w:u w:val="single"/>
            <w:vertAlign w:val="baseline"/>
            <w:rtl w:val="0"/>
          </w:rPr>
          <w:t xml:space="preserve">http://www.rsclearn.mrc.ac.uk/MRC_HumanTissueAct/player.html</w:t>
        </w:r>
      </w:hyperlink>
      <w:r w:rsidDel="00000000" w:rsidR="00000000" w:rsidRPr="00000000">
        <w:rPr>
          <w:rFonts w:ascii="Arial" w:cs="Arial" w:eastAsia="Arial" w:hAnsi="Arial"/>
          <w:color w:val="0000ff"/>
          <w:sz w:val="20"/>
          <w:szCs w:val="20"/>
          <w:u w:val="single"/>
          <w:vertAlign w:val="baseline"/>
          <w:rtl w:val="0"/>
        </w:rPr>
        <w:t xml:space="preserve"> - </w:t>
      </w:r>
      <w:r w:rsidDel="00000000" w:rsidR="00000000" w:rsidRPr="00000000">
        <w:rPr>
          <w:rFonts w:ascii="Arial" w:cs="Arial" w:eastAsia="Arial" w:hAnsi="Arial"/>
          <w:color w:val="000000"/>
          <w:sz w:val="20"/>
          <w:szCs w:val="20"/>
          <w:u w:val="single"/>
          <w:vertAlign w:val="baseline"/>
          <w:rtl w:val="0"/>
        </w:rPr>
        <w:t xml:space="preserve">Medical Research Council online training course for Human Tissue Act.</w:t>
      </w:r>
      <w:r w:rsidDel="00000000" w:rsidR="00000000" w:rsidRPr="00000000">
        <w:rPr>
          <w:rtl w:val="0"/>
        </w:rPr>
      </w:r>
    </w:p>
    <w:p w:rsidR="00000000" w:rsidDel="00000000" w:rsidP="00000000" w:rsidRDefault="00000000" w:rsidRPr="00000000" w14:paraId="00000112">
      <w:pPr>
        <w:rPr>
          <w:rFonts w:ascii="Arial" w:cs="Arial" w:eastAsia="Arial" w:hAnsi="Arial"/>
          <w:color w:val="000000"/>
          <w:sz w:val="20"/>
          <w:szCs w:val="20"/>
          <w:u w:val="single"/>
          <w:vertAlign w:val="baseline"/>
        </w:rPr>
      </w:pPr>
      <w:r w:rsidDel="00000000" w:rsidR="00000000" w:rsidRPr="00000000">
        <w:rPr>
          <w:rtl w:val="0"/>
        </w:rPr>
      </w:r>
    </w:p>
    <w:p w:rsidR="00000000" w:rsidDel="00000000" w:rsidP="00000000" w:rsidRDefault="00000000" w:rsidRPr="00000000" w14:paraId="00000113">
      <w:pPr>
        <w:rPr>
          <w:rFonts w:ascii="Arial" w:cs="Arial" w:eastAsia="Arial" w:hAnsi="Arial"/>
          <w:color w:val="000000"/>
          <w:sz w:val="20"/>
          <w:szCs w:val="20"/>
          <w:u w:val="single"/>
          <w:vertAlign w:val="baseline"/>
        </w:rPr>
      </w:pPr>
      <w:r w:rsidDel="00000000" w:rsidR="00000000" w:rsidRPr="00000000">
        <w:rPr>
          <w:rtl w:val="0"/>
        </w:rPr>
      </w:r>
    </w:p>
    <w:p w:rsidR="00000000" w:rsidDel="00000000" w:rsidP="00000000" w:rsidRDefault="00000000" w:rsidRPr="00000000" w14:paraId="00000114">
      <w:pPr>
        <w:rPr>
          <w:rFonts w:ascii="Arial" w:cs="Arial" w:eastAsia="Arial" w:hAnsi="Arial"/>
          <w:color w:val="000000"/>
          <w:sz w:val="20"/>
          <w:szCs w:val="20"/>
          <w:u w:val="single"/>
          <w:vertAlign w:val="baseline"/>
        </w:rPr>
      </w:pPr>
      <w:r w:rsidDel="00000000" w:rsidR="00000000" w:rsidRPr="00000000">
        <w:rPr>
          <w:rtl w:val="0"/>
        </w:rPr>
      </w:r>
    </w:p>
    <w:p w:rsidR="00000000" w:rsidDel="00000000" w:rsidP="00000000" w:rsidRDefault="00000000" w:rsidRPr="00000000" w14:paraId="00000115">
      <w:pPr>
        <w:rPr>
          <w:rFonts w:ascii="Arial" w:cs="Arial" w:eastAsia="Arial" w:hAnsi="Arial"/>
          <w:b w:val="0"/>
          <w:color w:val="002060"/>
          <w:sz w:val="20"/>
          <w:szCs w:val="20"/>
          <w:vertAlign w:val="baseline"/>
        </w:rPr>
      </w:pPr>
      <w:r w:rsidDel="00000000" w:rsidR="00000000" w:rsidRPr="00000000">
        <w:rPr>
          <w:rFonts w:ascii="Arial" w:cs="Arial" w:eastAsia="Arial" w:hAnsi="Arial"/>
          <w:b w:val="1"/>
          <w:color w:val="002060"/>
          <w:sz w:val="20"/>
          <w:szCs w:val="20"/>
          <w:vertAlign w:val="baseline"/>
          <w:rtl w:val="0"/>
        </w:rPr>
        <w:t xml:space="preserve">What to do next:</w:t>
        <w:br w:type="textWrapping"/>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Fonts w:ascii="Arial" w:cs="Arial" w:eastAsia="Arial" w:hAnsi="Arial"/>
          <w:b w:val="1"/>
          <w:i w:val="0"/>
          <w:smallCaps w:val="0"/>
          <w:strike w:val="0"/>
          <w:color w:val="002060"/>
          <w:sz w:val="20"/>
          <w:szCs w:val="20"/>
          <w:u w:val="none"/>
          <w:shd w:fill="auto" w:val="clear"/>
          <w:vertAlign w:val="baseline"/>
          <w:rtl w:val="0"/>
        </w:rPr>
        <w:t xml:space="preserve">If you have answered NO to questions 1-18 (inclusive) and YES to questions 19-25 (inclusive)</w:t>
      </w:r>
      <w:r w:rsidDel="00000000" w:rsidR="00000000" w:rsidRPr="00000000">
        <w:rPr>
          <w:rFonts w:ascii="Arial" w:cs="Arial" w:eastAsia="Arial" w:hAnsi="Arial"/>
          <w:b w:val="0"/>
          <w:i w:val="0"/>
          <w:smallCaps w:val="0"/>
          <w:strike w:val="0"/>
          <w:color w:val="002060"/>
          <w:sz w:val="20"/>
          <w:szCs w:val="20"/>
          <w:u w:val="none"/>
          <w:shd w:fill="auto" w:val="clear"/>
          <w:vertAlign w:val="baseline"/>
          <w:rtl w:val="0"/>
        </w:rPr>
        <w:t xml:space="preserve">, you do not need to complete the Full Research Ethics Approval Form (Part B). Please keep this form for your records, and </w:t>
      </w:r>
      <w:r w:rsidDel="00000000" w:rsidR="00000000" w:rsidRPr="00000000">
        <w:rPr>
          <w:rFonts w:ascii="Arial" w:cs="Arial" w:eastAsia="Arial" w:hAnsi="Arial"/>
          <w:b w:val="0"/>
          <w:i w:val="0"/>
          <w:smallCaps w:val="0"/>
          <w:strike w:val="0"/>
          <w:color w:val="002060"/>
          <w:sz w:val="20"/>
          <w:szCs w:val="20"/>
          <w:u w:val="single"/>
          <w:shd w:fill="auto" w:val="clear"/>
          <w:vertAlign w:val="baseline"/>
          <w:rtl w:val="0"/>
        </w:rPr>
        <w:t xml:space="preserve">do not</w:t>
      </w:r>
      <w:r w:rsidDel="00000000" w:rsidR="00000000" w:rsidRPr="00000000">
        <w:rPr>
          <w:rFonts w:ascii="Arial" w:cs="Arial" w:eastAsia="Arial" w:hAnsi="Arial"/>
          <w:b w:val="0"/>
          <w:i w:val="0"/>
          <w:smallCaps w:val="0"/>
          <w:strike w:val="0"/>
          <w:color w:val="002060"/>
          <w:sz w:val="20"/>
          <w:szCs w:val="20"/>
          <w:u w:val="none"/>
          <w:shd w:fill="auto" w:val="clear"/>
          <w:vertAlign w:val="baseline"/>
          <w:rtl w:val="0"/>
        </w:rPr>
        <w:t xml:space="preserve"> submit to </w:t>
      </w:r>
      <w:r w:rsidDel="00000000" w:rsidR="00000000" w:rsidRPr="00000000">
        <w:rPr>
          <w:rFonts w:ascii="Arial" w:cs="Arial" w:eastAsia="Arial" w:hAnsi="Arial"/>
          <w:b w:val="1"/>
          <w:i w:val="0"/>
          <w:smallCaps w:val="0"/>
          <w:strike w:val="0"/>
          <w:color w:val="002060"/>
          <w:sz w:val="20"/>
          <w:szCs w:val="20"/>
          <w:u w:val="none"/>
          <w:shd w:fill="auto" w:val="clear"/>
          <w:vertAlign w:val="baseline"/>
          <w:rtl w:val="0"/>
        </w:rPr>
        <w:t xml:space="preserve">Faculty Research Ethics Committee </w:t>
      </w:r>
      <w:r w:rsidDel="00000000" w:rsidR="00000000" w:rsidRPr="00000000">
        <w:rPr>
          <w:rFonts w:ascii="Arial" w:cs="Arial" w:eastAsia="Arial" w:hAnsi="Arial"/>
          <w:b w:val="0"/>
          <w:i w:val="0"/>
          <w:smallCaps w:val="0"/>
          <w:strike w:val="0"/>
          <w:color w:val="002060"/>
          <w:sz w:val="20"/>
          <w:szCs w:val="20"/>
          <w:u w:val="none"/>
          <w:shd w:fill="auto" w:val="clear"/>
          <w:vertAlign w:val="baseline"/>
          <w:rtl w:val="0"/>
        </w:rPr>
        <w:t xml:space="preserve">(FREC) </w:t>
      </w:r>
      <w:r w:rsidDel="00000000" w:rsidR="00000000" w:rsidRPr="00000000">
        <w:rPr>
          <w:rFonts w:ascii="Arial" w:cs="Arial" w:eastAsia="Arial" w:hAnsi="Arial"/>
          <w:b w:val="0"/>
          <w:i w:val="0"/>
          <w:smallCaps w:val="0"/>
          <w:strike w:val="0"/>
          <w:color w:val="002060"/>
          <w:sz w:val="20"/>
          <w:szCs w:val="20"/>
          <w:u w:val="single"/>
          <w:shd w:fill="auto" w:val="clear"/>
          <w:vertAlign w:val="baseline"/>
          <w:rtl w:val="0"/>
        </w:rPr>
        <w:t xml:space="preserve">unless</w:t>
      </w:r>
      <w:r w:rsidDel="00000000" w:rsidR="00000000" w:rsidRPr="00000000">
        <w:rPr>
          <w:rFonts w:ascii="Arial" w:cs="Arial" w:eastAsia="Arial" w:hAnsi="Arial"/>
          <w:b w:val="0"/>
          <w:i w:val="0"/>
          <w:smallCaps w:val="0"/>
          <w:strike w:val="0"/>
          <w:color w:val="002060"/>
          <w:sz w:val="20"/>
          <w:szCs w:val="20"/>
          <w:u w:val="none"/>
          <w:shd w:fill="auto" w:val="clear"/>
          <w:vertAlign w:val="baseline"/>
          <w:rtl w:val="0"/>
        </w:rPr>
        <w:t xml:space="preserve"> you require ethical consideration of your study, regardless of ethical implications, by an external body (question 26 has been answered YES).  </w:t>
      </w:r>
      <w:r w:rsidDel="00000000" w:rsidR="00000000" w:rsidRPr="00000000">
        <w:rPr>
          <w:rFonts w:ascii="Arial" w:cs="Arial" w:eastAsia="Arial" w:hAnsi="Arial"/>
          <w:b w:val="1"/>
          <w:i w:val="0"/>
          <w:smallCaps w:val="0"/>
          <w:strike w:val="0"/>
          <w:color w:val="002060"/>
          <w:sz w:val="20"/>
          <w:szCs w:val="20"/>
          <w:u w:val="none"/>
          <w:shd w:fill="auto" w:val="clear"/>
          <w:vertAlign w:val="baseline"/>
          <w:rtl w:val="0"/>
        </w:rPr>
        <w:t xml:space="preserve">A list of Faculty contacts is below.</w:t>
      </w:r>
      <w:r w:rsidDel="00000000" w:rsidR="00000000" w:rsidRPr="00000000">
        <w:rPr>
          <w:rFonts w:ascii="Arial" w:cs="Arial" w:eastAsia="Arial" w:hAnsi="Arial"/>
          <w:b w:val="0"/>
          <w:i w:val="0"/>
          <w:smallCaps w:val="0"/>
          <w:strike w:val="0"/>
          <w:color w:val="002060"/>
          <w:sz w:val="20"/>
          <w:szCs w:val="20"/>
          <w:u w:val="none"/>
          <w:shd w:fill="auto" w:val="clear"/>
          <w:vertAlign w:val="baseline"/>
          <w:rtl w:val="0"/>
        </w:rPr>
        <w:t xml:space="preserve"> </w:t>
      </w:r>
    </w:p>
    <w:p w:rsidR="00000000" w:rsidDel="00000000" w:rsidP="00000000" w:rsidRDefault="00000000" w:rsidRPr="00000000" w14:paraId="00000117">
      <w:pPr>
        <w:numPr>
          <w:ilvl w:val="0"/>
          <w:numId w:val="1"/>
        </w:numPr>
        <w:spacing w:after="120" w:lineRule="auto"/>
        <w:ind w:left="360" w:hanging="360"/>
        <w:jc w:val="both"/>
        <w:rPr>
          <w:rFonts w:ascii="Arial" w:cs="Arial" w:eastAsia="Arial" w:hAnsi="Arial"/>
          <w:color w:val="002060"/>
          <w:sz w:val="20"/>
          <w:szCs w:val="20"/>
          <w:vertAlign w:val="baseline"/>
        </w:rPr>
      </w:pPr>
      <w:r w:rsidDel="00000000" w:rsidR="00000000" w:rsidRPr="00000000">
        <w:rPr>
          <w:rFonts w:ascii="Arial" w:cs="Arial" w:eastAsia="Arial" w:hAnsi="Arial"/>
          <w:b w:val="1"/>
          <w:color w:val="002060"/>
          <w:sz w:val="20"/>
          <w:szCs w:val="20"/>
          <w:vertAlign w:val="baseline"/>
          <w:rtl w:val="0"/>
        </w:rPr>
        <w:t xml:space="preserve">If you have answered YES to any of the questions 1-18 (inclusive) or NO to any of the questions 19-25</w:t>
      </w:r>
      <w:r w:rsidDel="00000000" w:rsidR="00000000" w:rsidRPr="00000000">
        <w:rPr>
          <w:rFonts w:ascii="Arial" w:cs="Arial" w:eastAsia="Arial" w:hAnsi="Arial"/>
          <w:color w:val="002060"/>
          <w:sz w:val="20"/>
          <w:szCs w:val="20"/>
          <w:vertAlign w:val="baseline"/>
          <w:rtl w:val="0"/>
        </w:rPr>
        <w:t xml:space="preserve"> the Full Research Ethics Approval Form (Part B) MUST be submitted including Cover Sheet, Part A and Part B of the application form plus any required supplementary documents to the Secretary of the relevant Faculty Research Ethics Committee (FREC).  </w:t>
      </w:r>
      <w:r w:rsidDel="00000000" w:rsidR="00000000" w:rsidRPr="00000000">
        <w:rPr>
          <w:rFonts w:ascii="Arial" w:cs="Arial" w:eastAsia="Arial" w:hAnsi="Arial"/>
          <w:b w:val="1"/>
          <w:color w:val="002060"/>
          <w:sz w:val="20"/>
          <w:szCs w:val="20"/>
          <w:vertAlign w:val="baseline"/>
          <w:rtl w:val="0"/>
        </w:rPr>
        <w:t xml:space="preserve">A list of Faculty contacts is below.</w:t>
      </w:r>
      <w:r w:rsidDel="00000000" w:rsidR="00000000" w:rsidRPr="00000000">
        <w:rPr>
          <w:rFonts w:ascii="Arial" w:cs="Arial" w:eastAsia="Arial" w:hAnsi="Arial"/>
          <w:color w:val="002060"/>
          <w:sz w:val="20"/>
          <w:szCs w:val="20"/>
          <w:vertAlign w:val="baseline"/>
          <w:rtl w:val="0"/>
        </w:rPr>
        <w:t xml:space="preserve"> </w:t>
      </w:r>
    </w:p>
    <w:p w:rsidR="00000000" w:rsidDel="00000000" w:rsidP="00000000" w:rsidRDefault="00000000" w:rsidRPr="00000000" w14:paraId="000001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Fonts w:ascii="Arial" w:cs="Arial" w:eastAsia="Arial" w:hAnsi="Arial"/>
          <w:b w:val="0"/>
          <w:i w:val="0"/>
          <w:smallCaps w:val="0"/>
          <w:strike w:val="0"/>
          <w:color w:val="002060"/>
          <w:sz w:val="20"/>
          <w:szCs w:val="20"/>
          <w:u w:val="none"/>
          <w:shd w:fill="auto" w:val="clear"/>
          <w:vertAlign w:val="baseline"/>
          <w:rtl w:val="0"/>
        </w:rPr>
        <w:t xml:space="preserve">If you are applying for external Ethical Approval, please send a </w:t>
      </w: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copy</w:t>
      </w:r>
      <w:r w:rsidDel="00000000" w:rsidR="00000000" w:rsidRPr="00000000">
        <w:rPr>
          <w:rFonts w:ascii="Arial" w:cs="Arial" w:eastAsia="Arial" w:hAnsi="Arial"/>
          <w:b w:val="0"/>
          <w:i w:val="0"/>
          <w:smallCaps w:val="0"/>
          <w:strike w:val="0"/>
          <w:color w:val="002060"/>
          <w:sz w:val="20"/>
          <w:szCs w:val="20"/>
          <w:u w:val="none"/>
          <w:shd w:fill="auto" w:val="clear"/>
          <w:vertAlign w:val="baseline"/>
          <w:rtl w:val="0"/>
        </w:rPr>
        <w:t xml:space="preserve"> of the Conditions/Approvals letters to the </w:t>
      </w:r>
      <w:r w:rsidDel="00000000" w:rsidR="00000000" w:rsidRPr="00000000">
        <w:rPr>
          <w:rFonts w:ascii="Arial" w:cs="Arial" w:eastAsia="Arial" w:hAnsi="Arial"/>
          <w:b w:val="1"/>
          <w:i w:val="0"/>
          <w:smallCaps w:val="0"/>
          <w:strike w:val="0"/>
          <w:color w:val="002060"/>
          <w:sz w:val="20"/>
          <w:szCs w:val="20"/>
          <w:u w:val="none"/>
          <w:shd w:fill="auto" w:val="clear"/>
          <w:vertAlign w:val="baseline"/>
          <w:rtl w:val="0"/>
        </w:rPr>
        <w:t xml:space="preserve">University Research Ethics Committee</w:t>
      </w:r>
      <w:r w:rsidDel="00000000" w:rsidR="00000000" w:rsidRPr="00000000">
        <w:rPr>
          <w:rFonts w:ascii="Arial" w:cs="Arial" w:eastAsia="Arial" w:hAnsi="Arial"/>
          <w:b w:val="0"/>
          <w:i w:val="0"/>
          <w:smallCaps w:val="0"/>
          <w:strike w:val="0"/>
          <w:color w:val="002060"/>
          <w:sz w:val="20"/>
          <w:szCs w:val="20"/>
          <w:u w:val="none"/>
          <w:shd w:fill="auto" w:val="clear"/>
          <w:vertAlign w:val="baseline"/>
          <w:rtl w:val="0"/>
        </w:rPr>
        <w:t xml:space="preserve"> (UREC) Secretary (this may include the original ethical application(s)).  Where the external ethics committee/body has equal standing or primary jurisdiction, e.g. another University Research Ethics Committee or a National Research Ethics Committee, any approval will normally be received and noted by the University of Westminster Research Ethics Committee and further consideration may not be required.  Where the external committee does not have equal or higher standing than the University Committee then the full ethical approval process at the university may still be required. Additional institutional compliance issues may need consideration by UREC.  </w:t>
      </w:r>
    </w:p>
    <w:p w:rsidR="00000000" w:rsidDel="00000000" w:rsidP="00000000" w:rsidRDefault="00000000" w:rsidRPr="00000000" w14:paraId="000001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800080"/>
          <w:sz w:val="20"/>
          <w:szCs w:val="20"/>
          <w:u w:val="none"/>
          <w:shd w:fill="auto" w:val="clear"/>
          <w:vertAlign w:val="baseline"/>
        </w:rPr>
      </w:pPr>
      <w:r w:rsidDel="00000000" w:rsidR="00000000" w:rsidRPr="00000000">
        <w:rPr>
          <w:rFonts w:ascii="Arial" w:cs="Arial" w:eastAsia="Arial" w:hAnsi="Arial"/>
          <w:b w:val="0"/>
          <w:i w:val="0"/>
          <w:smallCaps w:val="0"/>
          <w:strike w:val="0"/>
          <w:color w:val="002060"/>
          <w:sz w:val="20"/>
          <w:szCs w:val="20"/>
          <w:u w:val="none"/>
          <w:shd w:fill="auto" w:val="clear"/>
          <w:vertAlign w:val="baseline"/>
          <w:rtl w:val="0"/>
        </w:rPr>
        <w:t xml:space="preserve">All Applications (dated, signed and authorised) and supplementary information or External Approvals should be sent to the University Research Ethics Committee (UREC) Secretary in </w:t>
      </w: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electronic format with a version number, document name and date and the Principal Investigator (or Undergraduate/Postgraduate Taught Student) name. On receipt your application will be issued a unique reference number</w:t>
      </w:r>
      <w:r w:rsidDel="00000000" w:rsidR="00000000" w:rsidRPr="00000000">
        <w:rPr>
          <w:rFonts w:ascii="Arial" w:cs="Arial" w:eastAsia="Arial" w:hAnsi="Arial"/>
          <w:b w:val="0"/>
          <w:i w:val="0"/>
          <w:smallCaps w:val="0"/>
          <w:strike w:val="0"/>
          <w:color w:val="800080"/>
          <w:sz w:val="20"/>
          <w:szCs w:val="20"/>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349" w:right="0" w:hanging="425"/>
        <w:jc w:val="both"/>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Fonts w:ascii="Arial" w:cs="Arial" w:eastAsia="Arial" w:hAnsi="Arial"/>
          <w:b w:val="0"/>
          <w:i w:val="0"/>
          <w:smallCaps w:val="0"/>
          <w:strike w:val="0"/>
          <w:color w:val="002060"/>
          <w:sz w:val="20"/>
          <w:szCs w:val="20"/>
          <w:u w:val="none"/>
          <w:shd w:fill="auto" w:val="clear"/>
          <w:vertAlign w:val="baseline"/>
          <w:rtl w:val="0"/>
        </w:rPr>
        <w:t xml:space="preserve">All new Applications should be submitted to a Research Ethics Committee (FREC or UREC) Secretary a minimum of </w:t>
      </w:r>
      <w:r w:rsidDel="00000000" w:rsidR="00000000" w:rsidRPr="00000000">
        <w:rPr>
          <w:rFonts w:ascii="Arial" w:cs="Arial" w:eastAsia="Arial" w:hAnsi="Arial"/>
          <w:b w:val="0"/>
          <w:i w:val="0"/>
          <w:smallCaps w:val="0"/>
          <w:strike w:val="0"/>
          <w:color w:val="002060"/>
          <w:sz w:val="20"/>
          <w:szCs w:val="20"/>
          <w:u w:val="single"/>
          <w:shd w:fill="auto" w:val="clear"/>
          <w:vertAlign w:val="baseline"/>
          <w:rtl w:val="0"/>
        </w:rPr>
        <w:t xml:space="preserve">10 working days</w:t>
      </w:r>
      <w:r w:rsidDel="00000000" w:rsidR="00000000" w:rsidRPr="00000000">
        <w:rPr>
          <w:rFonts w:ascii="Arial" w:cs="Arial" w:eastAsia="Arial" w:hAnsi="Arial"/>
          <w:b w:val="0"/>
          <w:i w:val="0"/>
          <w:smallCaps w:val="0"/>
          <w:strike w:val="0"/>
          <w:color w:val="002060"/>
          <w:sz w:val="20"/>
          <w:szCs w:val="20"/>
          <w:u w:val="none"/>
          <w:shd w:fill="auto" w:val="clear"/>
          <w:vertAlign w:val="baseline"/>
          <w:rtl w:val="0"/>
        </w:rPr>
        <w:t xml:space="preserve"> in advance of the Committee meeting date (earlier submission is recommended so that applications can be pre-vetted and obvious issues addressed before the application is considered by the Committee). </w:t>
      </w:r>
    </w:p>
    <w:p w:rsidR="00000000" w:rsidDel="00000000" w:rsidP="00000000" w:rsidRDefault="00000000" w:rsidRPr="00000000" w14:paraId="0000011B">
      <w:pPr>
        <w:spacing w:after="120" w:lineRule="auto"/>
        <w:ind w:left="360" w:firstLine="0"/>
        <w:jc w:val="both"/>
        <w:rPr>
          <w:rFonts w:ascii="Arial" w:cs="Arial" w:eastAsia="Arial" w:hAnsi="Arial"/>
          <w:b w:val="0"/>
          <w:color w:val="002060"/>
          <w:sz w:val="20"/>
          <w:szCs w:val="20"/>
          <w:vertAlign w:val="baseline"/>
        </w:rPr>
      </w:pPr>
      <w:r w:rsidDel="00000000" w:rsidR="00000000" w:rsidRPr="00000000">
        <w:rPr>
          <w:rFonts w:ascii="Arial" w:cs="Arial" w:eastAsia="Arial" w:hAnsi="Arial"/>
          <w:b w:val="1"/>
          <w:color w:val="002060"/>
          <w:sz w:val="20"/>
          <w:szCs w:val="20"/>
          <w:u w:val="single"/>
          <w:vertAlign w:val="baseline"/>
          <w:rtl w:val="0"/>
        </w:rPr>
        <w:t xml:space="preserve">Contact details:</w:t>
      </w:r>
      <w:r w:rsidDel="00000000" w:rsidR="00000000" w:rsidRPr="00000000">
        <w:rPr>
          <w:rtl w:val="0"/>
        </w:rPr>
      </w:r>
    </w:p>
    <w:tbl>
      <w:tblPr>
        <w:tblStyle w:val="Table7"/>
        <w:tblW w:w="8850.0" w:type="dxa"/>
        <w:jc w:val="left"/>
        <w:tblInd w:w="-15.0" w:type="dxa"/>
        <w:tblBorders>
          <w:top w:color="000000" w:space="0" w:sz="6" w:val="single"/>
          <w:left w:color="000000" w:space="0" w:sz="6" w:val="single"/>
          <w:bottom w:color="000000" w:space="0" w:sz="6" w:val="single"/>
          <w:right w:color="000000" w:space="0" w:sz="6" w:val="single"/>
          <w:insideH w:color="000000" w:space="0" w:sz="0" w:val="nil"/>
          <w:insideV w:color="000000" w:space="0" w:sz="0" w:val="nil"/>
        </w:tblBorders>
        <w:tblLayout w:type="fixed"/>
        <w:tblLook w:val="0000"/>
      </w:tblPr>
      <w:tblGrid>
        <w:gridCol w:w="4783"/>
        <w:gridCol w:w="2196"/>
        <w:gridCol w:w="1871"/>
        <w:tblGridChange w:id="0">
          <w:tblGrid>
            <w:gridCol w:w="4783"/>
            <w:gridCol w:w="2196"/>
            <w:gridCol w:w="1871"/>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C">
            <w:pPr>
              <w:rPr>
                <w:rFonts w:ascii="Arial" w:cs="Arial" w:eastAsia="Arial" w:hAnsi="Arial"/>
                <w:b w:val="0"/>
                <w:color w:val="002060"/>
                <w:sz w:val="20"/>
                <w:szCs w:val="20"/>
                <w:vertAlign w:val="baseline"/>
              </w:rPr>
            </w:pPr>
            <w:ins w:author="Huzma Kelly" w:id="0" w:date="2022-10-16T16:14:19Z">
              <w:r w:rsidDel="00000000" w:rsidR="00000000" w:rsidRPr="00000000">
                <w:rPr>
                  <w:rFonts w:ascii="Arial" w:cs="Arial" w:eastAsia="Arial" w:hAnsi="Arial"/>
                  <w:b w:val="1"/>
                  <w:color w:val="002060"/>
                  <w:sz w:val="20"/>
                  <w:szCs w:val="20"/>
                  <w:vertAlign w:val="baseline"/>
                  <w:rtl w:val="0"/>
                </w:rPr>
                <w:t xml:space="preserve">Faculty</w:t>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D">
            <w:pPr>
              <w:rPr>
                <w:rFonts w:ascii="Arial" w:cs="Arial" w:eastAsia="Arial" w:hAnsi="Arial"/>
                <w:b w:val="0"/>
                <w:color w:val="002060"/>
                <w:sz w:val="20"/>
                <w:szCs w:val="20"/>
                <w:vertAlign w:val="baseline"/>
              </w:rPr>
            </w:pPr>
            <w:ins w:author="Huzma Kelly" w:id="1" w:date="2022-10-16T16:14:19Z">
              <w:r w:rsidDel="00000000" w:rsidR="00000000" w:rsidRPr="00000000">
                <w:rPr>
                  <w:rFonts w:ascii="Arial" w:cs="Arial" w:eastAsia="Arial" w:hAnsi="Arial"/>
                  <w:b w:val="1"/>
                  <w:color w:val="002060"/>
                  <w:sz w:val="20"/>
                  <w:szCs w:val="20"/>
                  <w:vertAlign w:val="baseline"/>
                  <w:rtl w:val="0"/>
                </w:rPr>
                <w:t xml:space="preserve">Chair</w:t>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E">
            <w:pPr>
              <w:rPr>
                <w:rFonts w:ascii="Arial" w:cs="Arial" w:eastAsia="Arial" w:hAnsi="Arial"/>
                <w:b w:val="0"/>
                <w:color w:val="002060"/>
                <w:sz w:val="20"/>
                <w:szCs w:val="20"/>
                <w:vertAlign w:val="baseline"/>
              </w:rPr>
            </w:pPr>
            <w:ins w:author="Huzma Kelly" w:id="2" w:date="2022-10-16T16:14:19Z">
              <w:r w:rsidDel="00000000" w:rsidR="00000000" w:rsidRPr="00000000">
                <w:rPr>
                  <w:rFonts w:ascii="Arial" w:cs="Arial" w:eastAsia="Arial" w:hAnsi="Arial"/>
                  <w:b w:val="1"/>
                  <w:color w:val="002060"/>
                  <w:sz w:val="20"/>
                  <w:szCs w:val="20"/>
                  <w:vertAlign w:val="baseline"/>
                  <w:rtl w:val="0"/>
                </w:rPr>
                <w:t xml:space="preserve">Secretary</w:t>
              </w:r>
            </w:ins>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F">
            <w:pPr>
              <w:rPr>
                <w:rFonts w:ascii="Arial" w:cs="Arial" w:eastAsia="Arial" w:hAnsi="Arial"/>
                <w:b w:val="0"/>
                <w:color w:val="002060"/>
                <w:sz w:val="20"/>
                <w:szCs w:val="20"/>
                <w:vertAlign w:val="baseline"/>
              </w:rPr>
            </w:pPr>
            <w:ins w:author="Huzma Kelly" w:id="3" w:date="2022-10-16T16:14:19Z">
              <w:r w:rsidDel="00000000" w:rsidR="00000000" w:rsidRPr="00000000">
                <w:rPr>
                  <w:rFonts w:ascii="Arial" w:cs="Arial" w:eastAsia="Arial" w:hAnsi="Arial"/>
                  <w:b w:val="1"/>
                  <w:color w:val="002060"/>
                  <w:sz w:val="20"/>
                  <w:szCs w:val="20"/>
                  <w:vertAlign w:val="baseline"/>
                  <w:rtl w:val="0"/>
                </w:rPr>
                <w:t xml:space="preserve">Architecture and the Built Environment</w:t>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0">
            <w:pPr>
              <w:rPr>
                <w:rFonts w:ascii="Arial" w:cs="Arial" w:eastAsia="Arial" w:hAnsi="Arial"/>
                <w:b w:val="0"/>
                <w:color w:val="002060"/>
                <w:sz w:val="20"/>
                <w:szCs w:val="20"/>
                <w:vertAlign w:val="baseline"/>
              </w:rPr>
            </w:pPr>
            <w:ins w:author="Huzma Kelly" w:id="4" w:date="2022-10-16T16:14:19Z">
              <w:r w:rsidDel="00000000" w:rsidR="00000000" w:rsidRPr="00000000">
                <w:fldChar w:fldCharType="begin"/>
              </w:r>
              <w:r w:rsidDel="00000000" w:rsidR="00000000" w:rsidRPr="00000000">
                <w:instrText xml:space="preserve">HYPERLINK "mailto:baileyn@westminster.ac.uk"</w:instrText>
              </w:r>
              <w:r w:rsidDel="00000000" w:rsidR="00000000" w:rsidRPr="00000000">
                <w:fldChar w:fldCharType="separate"/>
              </w:r>
              <w:r w:rsidDel="00000000" w:rsidR="00000000" w:rsidRPr="00000000">
                <w:rPr>
                  <w:rFonts w:ascii="Arial" w:cs="Arial" w:eastAsia="Arial" w:hAnsi="Arial"/>
                  <w:b w:val="1"/>
                  <w:color w:val="0000ff"/>
                  <w:sz w:val="20"/>
                  <w:szCs w:val="20"/>
                  <w:u w:val="single"/>
                  <w:vertAlign w:val="baseline"/>
                  <w:rtl w:val="0"/>
                </w:rPr>
                <w:t xml:space="preserve">Professor Nick Bailey</w:t>
              </w:r>
              <w:r w:rsidDel="00000000" w:rsidR="00000000" w:rsidRPr="00000000">
                <w:fldChar w:fldCharType="end"/>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1">
            <w:pPr>
              <w:rPr>
                <w:rFonts w:ascii="Arial" w:cs="Arial" w:eastAsia="Arial" w:hAnsi="Arial"/>
                <w:b w:val="0"/>
                <w:color w:val="002060"/>
                <w:sz w:val="20"/>
                <w:szCs w:val="20"/>
                <w:vertAlign w:val="baseline"/>
              </w:rPr>
            </w:pPr>
            <w:ins w:author="Huzma Kelly" w:id="5" w:date="2022-10-16T16:14:19Z">
              <w:r w:rsidDel="00000000" w:rsidR="00000000" w:rsidRPr="00000000">
                <w:fldChar w:fldCharType="begin"/>
              </w:r>
              <w:r w:rsidDel="00000000" w:rsidR="00000000" w:rsidRPr="00000000">
                <w:instrText xml:space="preserve">HYPERLINK "mailto:C.Davis@westminster.ac.uk"</w:instrText>
              </w:r>
              <w:r w:rsidDel="00000000" w:rsidR="00000000" w:rsidRPr="00000000">
                <w:fldChar w:fldCharType="separate"/>
              </w:r>
              <w:r w:rsidDel="00000000" w:rsidR="00000000" w:rsidRPr="00000000">
                <w:rPr>
                  <w:rFonts w:ascii="Arial" w:cs="Arial" w:eastAsia="Arial" w:hAnsi="Arial"/>
                  <w:b w:val="1"/>
                  <w:color w:val="0000ff"/>
                  <w:sz w:val="20"/>
                  <w:szCs w:val="20"/>
                  <w:u w:val="single"/>
                  <w:vertAlign w:val="baseline"/>
                  <w:rtl w:val="0"/>
                </w:rPr>
                <w:t xml:space="preserve">Colette Davis</w:t>
              </w:r>
              <w:r w:rsidDel="00000000" w:rsidR="00000000" w:rsidRPr="00000000">
                <w:fldChar w:fldCharType="end"/>
              </w:r>
              <w:r w:rsidDel="00000000" w:rsidR="00000000" w:rsidRPr="00000000">
                <w:rPr>
                  <w:rFonts w:ascii="Arial" w:cs="Arial" w:eastAsia="Arial" w:hAnsi="Arial"/>
                  <w:b w:val="1"/>
                  <w:color w:val="002060"/>
                  <w:sz w:val="20"/>
                  <w:szCs w:val="20"/>
                  <w:vertAlign w:val="baseline"/>
                  <w:rtl w:val="0"/>
                </w:rPr>
                <w:t xml:space="preserve"> </w:t>
              </w:r>
            </w:ins>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2">
            <w:pPr>
              <w:rPr>
                <w:rFonts w:ascii="Arial" w:cs="Arial" w:eastAsia="Arial" w:hAnsi="Arial"/>
                <w:b w:val="0"/>
                <w:color w:val="002060"/>
                <w:sz w:val="20"/>
                <w:szCs w:val="20"/>
                <w:vertAlign w:val="baseline"/>
              </w:rPr>
            </w:pPr>
            <w:ins w:author="Huzma Kelly" w:id="6" w:date="2022-10-16T16:14:19Z">
              <w:r w:rsidDel="00000000" w:rsidR="00000000" w:rsidRPr="00000000">
                <w:rPr>
                  <w:rFonts w:ascii="Arial" w:cs="Arial" w:eastAsia="Arial" w:hAnsi="Arial"/>
                  <w:b w:val="1"/>
                  <w:color w:val="002060"/>
                  <w:sz w:val="20"/>
                  <w:szCs w:val="20"/>
                  <w:vertAlign w:val="baseline"/>
                  <w:rtl w:val="0"/>
                </w:rPr>
                <w:t xml:space="preserve">Media Arts and Design</w:t>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3">
            <w:pPr>
              <w:rPr>
                <w:rFonts w:ascii="Arial" w:cs="Arial" w:eastAsia="Arial" w:hAnsi="Arial"/>
                <w:b w:val="0"/>
                <w:color w:val="002060"/>
                <w:sz w:val="20"/>
                <w:szCs w:val="20"/>
                <w:vertAlign w:val="baseline"/>
              </w:rPr>
            </w:pPr>
            <w:ins w:author="Huzma Kelly" w:id="7" w:date="2022-10-16T16:14:19Z">
              <w:r w:rsidDel="00000000" w:rsidR="00000000" w:rsidRPr="00000000">
                <w:fldChar w:fldCharType="begin"/>
              </w:r>
              <w:r w:rsidDel="00000000" w:rsidR="00000000" w:rsidRPr="00000000">
                <w:instrText xml:space="preserve">HYPERLINK "mailto:mcnichc@westminster.ac.uk"</w:instrText>
              </w:r>
              <w:r w:rsidDel="00000000" w:rsidR="00000000" w:rsidRPr="00000000">
                <w:fldChar w:fldCharType="separate"/>
              </w:r>
              <w:r w:rsidDel="00000000" w:rsidR="00000000" w:rsidRPr="00000000">
                <w:rPr>
                  <w:rFonts w:ascii="Arial" w:cs="Arial" w:eastAsia="Arial" w:hAnsi="Arial"/>
                  <w:b w:val="1"/>
                  <w:color w:val="0000ff"/>
                  <w:sz w:val="20"/>
                  <w:szCs w:val="20"/>
                  <w:u w:val="single"/>
                  <w:vertAlign w:val="baseline"/>
                  <w:rtl w:val="0"/>
                </w:rPr>
                <w:t xml:space="preserve">Dr Anthony Mcnicholas</w:t>
              </w:r>
              <w:r w:rsidDel="00000000" w:rsidR="00000000" w:rsidRPr="00000000">
                <w:fldChar w:fldCharType="end"/>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4">
            <w:pPr>
              <w:rPr>
                <w:rFonts w:ascii="Arial" w:cs="Arial" w:eastAsia="Arial" w:hAnsi="Arial"/>
                <w:b w:val="0"/>
                <w:color w:val="002060"/>
                <w:sz w:val="20"/>
                <w:szCs w:val="20"/>
                <w:vertAlign w:val="baseline"/>
              </w:rPr>
            </w:pPr>
            <w:ins w:author="Huzma Kelly" w:id="8" w:date="2022-10-16T16:14:19Z">
              <w:r w:rsidDel="00000000" w:rsidR="00000000" w:rsidRPr="00000000">
                <w:fldChar w:fldCharType="begin"/>
              </w:r>
              <w:r w:rsidDel="00000000" w:rsidR="00000000" w:rsidRPr="00000000">
                <w:instrText xml:space="preserve">HYPERLINK "mailto:f.ahmad6@westminster.ac.uk"</w:instrText>
              </w:r>
              <w:r w:rsidDel="00000000" w:rsidR="00000000" w:rsidRPr="00000000">
                <w:fldChar w:fldCharType="separate"/>
              </w:r>
              <w:r w:rsidDel="00000000" w:rsidR="00000000" w:rsidRPr="00000000">
                <w:rPr>
                  <w:rFonts w:ascii="Arial" w:cs="Arial" w:eastAsia="Arial" w:hAnsi="Arial"/>
                  <w:b w:val="1"/>
                  <w:color w:val="0000ff"/>
                  <w:sz w:val="20"/>
                  <w:szCs w:val="20"/>
                  <w:u w:val="single"/>
                  <w:vertAlign w:val="baseline"/>
                  <w:rtl w:val="0"/>
                </w:rPr>
                <w:t xml:space="preserve">Fauzia Ahmad</w:t>
              </w:r>
              <w:r w:rsidDel="00000000" w:rsidR="00000000" w:rsidRPr="00000000">
                <w:fldChar w:fldCharType="end"/>
              </w:r>
            </w:ins>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5">
            <w:pPr>
              <w:rPr>
                <w:rFonts w:ascii="Arial" w:cs="Arial" w:eastAsia="Arial" w:hAnsi="Arial"/>
                <w:b w:val="0"/>
                <w:color w:val="002060"/>
                <w:sz w:val="20"/>
                <w:szCs w:val="20"/>
                <w:vertAlign w:val="baseline"/>
              </w:rPr>
            </w:pPr>
            <w:ins w:author="Huzma Kelly" w:id="9" w:date="2022-10-16T16:14:19Z">
              <w:r w:rsidDel="00000000" w:rsidR="00000000" w:rsidRPr="00000000">
                <w:rPr>
                  <w:rFonts w:ascii="Arial" w:cs="Arial" w:eastAsia="Arial" w:hAnsi="Arial"/>
                  <w:b w:val="1"/>
                  <w:color w:val="002060"/>
                  <w:sz w:val="20"/>
                  <w:szCs w:val="20"/>
                  <w:vertAlign w:val="baseline"/>
                  <w:rtl w:val="0"/>
                </w:rPr>
                <w:t xml:space="preserve">Science and Technology</w:t>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6">
            <w:pPr>
              <w:rPr>
                <w:rFonts w:ascii="Arial" w:cs="Arial" w:eastAsia="Arial" w:hAnsi="Arial"/>
                <w:b w:val="0"/>
                <w:color w:val="002060"/>
                <w:sz w:val="20"/>
                <w:szCs w:val="20"/>
                <w:vertAlign w:val="baseline"/>
              </w:rPr>
            </w:pPr>
            <w:ins w:author="Huzma Kelly" w:id="10" w:date="2022-10-16T16:14:19Z">
              <w:r w:rsidDel="00000000" w:rsidR="00000000" w:rsidRPr="00000000">
                <w:fldChar w:fldCharType="begin"/>
              </w:r>
              <w:r w:rsidDel="00000000" w:rsidR="00000000" w:rsidRPr="00000000">
                <w:instrText xml:space="preserve">HYPERLINK "mailto:j.colwell@westminster.ac.uk"</w:instrText>
              </w:r>
              <w:r w:rsidDel="00000000" w:rsidR="00000000" w:rsidRPr="00000000">
                <w:fldChar w:fldCharType="separate"/>
              </w:r>
              <w:r w:rsidDel="00000000" w:rsidR="00000000" w:rsidRPr="00000000">
                <w:rPr>
                  <w:rFonts w:ascii="Arial" w:cs="Arial" w:eastAsia="Arial" w:hAnsi="Arial"/>
                  <w:b w:val="1"/>
                  <w:color w:val="0000ff"/>
                  <w:sz w:val="20"/>
                  <w:szCs w:val="20"/>
                  <w:u w:val="single"/>
                  <w:vertAlign w:val="baseline"/>
                  <w:rtl w:val="0"/>
                </w:rPr>
                <w:t xml:space="preserve">Dr John Colwell</w:t>
              </w:r>
              <w:r w:rsidDel="00000000" w:rsidR="00000000" w:rsidRPr="00000000">
                <w:fldChar w:fldCharType="end"/>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7">
            <w:pPr>
              <w:rPr>
                <w:rFonts w:ascii="Arial" w:cs="Arial" w:eastAsia="Arial" w:hAnsi="Arial"/>
                <w:b w:val="0"/>
                <w:color w:val="002060"/>
                <w:sz w:val="20"/>
                <w:szCs w:val="20"/>
                <w:vertAlign w:val="baseline"/>
              </w:rPr>
            </w:pPr>
            <w:ins w:author="Huzma Kelly" w:id="11" w:date="2022-10-16T16:14:19Z">
              <w:r w:rsidDel="00000000" w:rsidR="00000000" w:rsidRPr="00000000">
                <w:fldChar w:fldCharType="begin"/>
              </w:r>
              <w:r w:rsidDel="00000000" w:rsidR="00000000" w:rsidRPr="00000000">
                <w:instrText xml:space="preserve">HYPERLINK "mailto:m.j.walton@westminster.ac.uk"</w:instrText>
              </w:r>
              <w:r w:rsidDel="00000000" w:rsidR="00000000" w:rsidRPr="00000000">
                <w:fldChar w:fldCharType="separate"/>
              </w:r>
              <w:r w:rsidDel="00000000" w:rsidR="00000000" w:rsidRPr="00000000">
                <w:rPr>
                  <w:rFonts w:ascii="Arial" w:cs="Arial" w:eastAsia="Arial" w:hAnsi="Arial"/>
                  <w:b w:val="1"/>
                  <w:color w:val="0000ff"/>
                  <w:sz w:val="20"/>
                  <w:szCs w:val="20"/>
                  <w:u w:val="single"/>
                  <w:vertAlign w:val="baseline"/>
                  <w:rtl w:val="0"/>
                </w:rPr>
                <w:t xml:space="preserve">Mandy Walton</w:t>
              </w:r>
              <w:r w:rsidDel="00000000" w:rsidR="00000000" w:rsidRPr="00000000">
                <w:fldChar w:fldCharType="end"/>
              </w:r>
            </w:ins>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8">
            <w:pPr>
              <w:rPr>
                <w:rFonts w:ascii="Arial" w:cs="Arial" w:eastAsia="Arial" w:hAnsi="Arial"/>
                <w:b w:val="0"/>
                <w:color w:val="002060"/>
                <w:sz w:val="20"/>
                <w:szCs w:val="20"/>
                <w:vertAlign w:val="baseline"/>
              </w:rPr>
            </w:pPr>
            <w:ins w:author="Huzma Kelly" w:id="12" w:date="2022-10-16T16:14:19Z">
              <w:r w:rsidDel="00000000" w:rsidR="00000000" w:rsidRPr="00000000">
                <w:rPr>
                  <w:rFonts w:ascii="Arial" w:cs="Arial" w:eastAsia="Arial" w:hAnsi="Arial"/>
                  <w:b w:val="1"/>
                  <w:color w:val="002060"/>
                  <w:sz w:val="20"/>
                  <w:szCs w:val="20"/>
                  <w:vertAlign w:val="baseline"/>
                  <w:rtl w:val="0"/>
                </w:rPr>
                <w:t xml:space="preserve">Science and Technology Psychology Department Sub Committee</w:t>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9">
            <w:pPr>
              <w:rPr>
                <w:rFonts w:ascii="Arial" w:cs="Arial" w:eastAsia="Arial" w:hAnsi="Arial"/>
                <w:b w:val="0"/>
                <w:color w:val="002060"/>
                <w:sz w:val="20"/>
                <w:szCs w:val="20"/>
                <w:vertAlign w:val="baseline"/>
              </w:rPr>
            </w:pPr>
            <w:ins w:author="Huzma Kelly" w:id="13" w:date="2022-10-16T16:14:19Z">
              <w:r w:rsidDel="00000000" w:rsidR="00000000" w:rsidRPr="00000000">
                <w:fldChar w:fldCharType="begin"/>
              </w:r>
              <w:r w:rsidDel="00000000" w:rsidR="00000000" w:rsidRPr="00000000">
                <w:instrText xml:space="preserve">HYPERLINK "mailto:l.i.boubert@westminster.ac.uk"</w:instrText>
              </w:r>
              <w:r w:rsidDel="00000000" w:rsidR="00000000" w:rsidRPr="00000000">
                <w:fldChar w:fldCharType="separate"/>
              </w:r>
              <w:r w:rsidDel="00000000" w:rsidR="00000000" w:rsidRPr="00000000">
                <w:rPr>
                  <w:rFonts w:ascii="Arial" w:cs="Arial" w:eastAsia="Arial" w:hAnsi="Arial"/>
                  <w:b w:val="1"/>
                  <w:color w:val="0000ff"/>
                  <w:sz w:val="20"/>
                  <w:szCs w:val="20"/>
                  <w:u w:val="single"/>
                  <w:vertAlign w:val="baseline"/>
                  <w:rtl w:val="0"/>
                </w:rPr>
                <w:t xml:space="preserve">Dr Laura Boubert</w:t>
              </w:r>
              <w:r w:rsidDel="00000000" w:rsidR="00000000" w:rsidRPr="00000000">
                <w:fldChar w:fldCharType="end"/>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A">
            <w:pPr>
              <w:rPr>
                <w:rFonts w:ascii="Arial" w:cs="Arial" w:eastAsia="Arial" w:hAnsi="Arial"/>
                <w:b w:val="0"/>
                <w:color w:val="002060"/>
                <w:sz w:val="20"/>
                <w:szCs w:val="20"/>
                <w:vertAlign w:val="baseline"/>
              </w:rPr>
            </w:pPr>
            <w:ins w:author="Huzma Kelly" w:id="14" w:date="2022-10-16T16:14:19Z">
              <w:r w:rsidDel="00000000" w:rsidR="00000000" w:rsidRPr="00000000">
                <w:rPr>
                  <w:rFonts w:ascii="Arial" w:cs="Arial" w:eastAsia="Arial" w:hAnsi="Arial"/>
                  <w:b w:val="1"/>
                  <w:color w:val="002060"/>
                  <w:sz w:val="20"/>
                  <w:szCs w:val="20"/>
                  <w:vertAlign w:val="baseline"/>
                  <w:rtl w:val="0"/>
                </w:rPr>
                <w:t xml:space="preserve">TBC</w:t>
              </w:r>
            </w:ins>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B">
            <w:pPr>
              <w:rPr>
                <w:rFonts w:ascii="Arial" w:cs="Arial" w:eastAsia="Arial" w:hAnsi="Arial"/>
                <w:b w:val="0"/>
                <w:color w:val="002060"/>
                <w:sz w:val="20"/>
                <w:szCs w:val="20"/>
                <w:vertAlign w:val="baseline"/>
              </w:rPr>
            </w:pPr>
            <w:ins w:author="Huzma Kelly" w:id="15" w:date="2022-10-16T16:14:19Z">
              <w:r w:rsidDel="00000000" w:rsidR="00000000" w:rsidRPr="00000000">
                <w:rPr>
                  <w:rFonts w:ascii="Arial" w:cs="Arial" w:eastAsia="Arial" w:hAnsi="Arial"/>
                  <w:b w:val="1"/>
                  <w:color w:val="002060"/>
                  <w:sz w:val="20"/>
                  <w:szCs w:val="20"/>
                  <w:vertAlign w:val="baseline"/>
                  <w:rtl w:val="0"/>
                </w:rPr>
                <w:t xml:space="preserve">Social Sciences and Humanity</w:t>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C">
            <w:pPr>
              <w:rPr>
                <w:rFonts w:ascii="Arial" w:cs="Arial" w:eastAsia="Arial" w:hAnsi="Arial"/>
                <w:b w:val="0"/>
                <w:color w:val="002060"/>
                <w:sz w:val="20"/>
                <w:szCs w:val="20"/>
                <w:vertAlign w:val="baseline"/>
              </w:rPr>
            </w:pPr>
            <w:ins w:author="Huzma Kelly" w:id="16" w:date="2022-10-16T16:14:19Z">
              <w:r w:rsidDel="00000000" w:rsidR="00000000" w:rsidRPr="00000000">
                <w:fldChar w:fldCharType="begin"/>
              </w:r>
              <w:r w:rsidDel="00000000" w:rsidR="00000000" w:rsidRPr="00000000">
                <w:instrText xml:space="preserve">HYPERLINK "mailto:m.roscini@westminster.ac.uk"</w:instrText>
              </w:r>
              <w:r w:rsidDel="00000000" w:rsidR="00000000" w:rsidRPr="00000000">
                <w:fldChar w:fldCharType="separate"/>
              </w:r>
              <w:r w:rsidDel="00000000" w:rsidR="00000000" w:rsidRPr="00000000">
                <w:rPr>
                  <w:rFonts w:ascii="Arial" w:cs="Arial" w:eastAsia="Arial" w:hAnsi="Arial"/>
                  <w:b w:val="1"/>
                  <w:color w:val="0000ff"/>
                  <w:sz w:val="20"/>
                  <w:szCs w:val="20"/>
                  <w:u w:val="single"/>
                  <w:vertAlign w:val="baseline"/>
                  <w:rtl w:val="0"/>
                </w:rPr>
                <w:t xml:space="preserve">Professor Marco Roscini</w:t>
              </w:r>
              <w:r w:rsidDel="00000000" w:rsidR="00000000" w:rsidRPr="00000000">
                <w:fldChar w:fldCharType="end"/>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D">
            <w:pPr>
              <w:rPr>
                <w:rFonts w:ascii="Arial" w:cs="Arial" w:eastAsia="Arial" w:hAnsi="Arial"/>
                <w:b w:val="0"/>
                <w:color w:val="002060"/>
                <w:sz w:val="20"/>
                <w:szCs w:val="20"/>
                <w:vertAlign w:val="baseline"/>
              </w:rPr>
            </w:pPr>
            <w:ins w:author="Huzma Kelly" w:id="17" w:date="2022-10-16T16:14:19Z">
              <w:r w:rsidDel="00000000" w:rsidR="00000000" w:rsidRPr="00000000">
                <w:fldChar w:fldCharType="begin"/>
              </w:r>
              <w:r w:rsidDel="00000000" w:rsidR="00000000" w:rsidRPr="00000000">
                <w:instrText xml:space="preserve">HYPERLINK "mailto:v.greyedwards@westminster.ac.uk"</w:instrText>
              </w:r>
              <w:r w:rsidDel="00000000" w:rsidR="00000000" w:rsidRPr="00000000">
                <w:fldChar w:fldCharType="separate"/>
              </w:r>
              <w:r w:rsidDel="00000000" w:rsidR="00000000" w:rsidRPr="00000000">
                <w:rPr>
                  <w:rFonts w:ascii="Arial" w:cs="Arial" w:eastAsia="Arial" w:hAnsi="Arial"/>
                  <w:b w:val="1"/>
                  <w:color w:val="0000ff"/>
                  <w:sz w:val="20"/>
                  <w:szCs w:val="20"/>
                  <w:u w:val="single"/>
                  <w:vertAlign w:val="baseline"/>
                  <w:rtl w:val="0"/>
                </w:rPr>
                <w:t xml:space="preserve">Victoria Grey-Edwards</w:t>
              </w:r>
              <w:r w:rsidDel="00000000" w:rsidR="00000000" w:rsidRPr="00000000">
                <w:fldChar w:fldCharType="end"/>
              </w:r>
            </w:ins>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E">
            <w:pPr>
              <w:rPr>
                <w:rFonts w:ascii="Arial" w:cs="Arial" w:eastAsia="Arial" w:hAnsi="Arial"/>
                <w:b w:val="0"/>
                <w:color w:val="002060"/>
                <w:sz w:val="20"/>
                <w:szCs w:val="20"/>
                <w:vertAlign w:val="baseline"/>
              </w:rPr>
            </w:pPr>
            <w:ins w:author="Huzma Kelly" w:id="18" w:date="2022-10-16T16:14:19Z">
              <w:r w:rsidDel="00000000" w:rsidR="00000000" w:rsidRPr="00000000">
                <w:rPr>
                  <w:rFonts w:ascii="Arial" w:cs="Arial" w:eastAsia="Arial" w:hAnsi="Arial"/>
                  <w:b w:val="1"/>
                  <w:color w:val="002060"/>
                  <w:sz w:val="20"/>
                  <w:szCs w:val="20"/>
                  <w:vertAlign w:val="baseline"/>
                  <w:rtl w:val="0"/>
                </w:rPr>
                <w:t xml:space="preserve">Westminster Business School</w:t>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F">
            <w:pPr>
              <w:rPr>
                <w:rFonts w:ascii="Arial" w:cs="Arial" w:eastAsia="Arial" w:hAnsi="Arial"/>
                <w:b w:val="0"/>
                <w:color w:val="002060"/>
                <w:sz w:val="20"/>
                <w:szCs w:val="20"/>
                <w:vertAlign w:val="baseline"/>
              </w:rPr>
            </w:pPr>
            <w:ins w:author="Huzma Kelly" w:id="19" w:date="2022-10-16T16:14:19Z">
              <w:r w:rsidDel="00000000" w:rsidR="00000000" w:rsidRPr="00000000">
                <w:fldChar w:fldCharType="begin"/>
              </w:r>
              <w:r w:rsidDel="00000000" w:rsidR="00000000" w:rsidRPr="00000000">
                <w:instrText xml:space="preserve">HYPERLINK "mailto:C.Davis@westminster.ac.uk"</w:instrText>
              </w:r>
              <w:r w:rsidDel="00000000" w:rsidR="00000000" w:rsidRPr="00000000">
                <w:fldChar w:fldCharType="separate"/>
              </w:r>
              <w:r w:rsidDel="00000000" w:rsidR="00000000" w:rsidRPr="00000000">
                <w:rPr>
                  <w:rFonts w:ascii="Arial" w:cs="Arial" w:eastAsia="Arial" w:hAnsi="Arial"/>
                  <w:b w:val="1"/>
                  <w:color w:val="0000ff"/>
                  <w:sz w:val="20"/>
                  <w:szCs w:val="20"/>
                  <w:u w:val="single"/>
                  <w:vertAlign w:val="baseline"/>
                  <w:rtl w:val="0"/>
                </w:rPr>
                <w:t xml:space="preserve">Petar Sudar</w:t>
              </w:r>
              <w:r w:rsidDel="00000000" w:rsidR="00000000" w:rsidRPr="00000000">
                <w:fldChar w:fldCharType="end"/>
              </w:r>
              <w:r w:rsidDel="00000000" w:rsidR="00000000" w:rsidRPr="00000000">
                <w:rPr>
                  <w:rFonts w:ascii="Arial" w:cs="Arial" w:eastAsia="Arial" w:hAnsi="Arial"/>
                  <w:b w:val="1"/>
                  <w:color w:val="002060"/>
                  <w:sz w:val="20"/>
                  <w:szCs w:val="20"/>
                  <w:vertAlign w:val="baseline"/>
                  <w:rtl w:val="0"/>
                </w:rPr>
                <w:t xml:space="preserve"> </w:t>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0">
            <w:pPr>
              <w:rPr>
                <w:rFonts w:ascii="Arial" w:cs="Arial" w:eastAsia="Arial" w:hAnsi="Arial"/>
                <w:b w:val="0"/>
                <w:color w:val="002060"/>
                <w:sz w:val="20"/>
                <w:szCs w:val="20"/>
                <w:vertAlign w:val="baseline"/>
              </w:rPr>
            </w:pPr>
            <w:ins w:author="Huzma Kelly" w:id="20" w:date="2022-10-16T16:14:19Z">
              <w:r w:rsidDel="00000000" w:rsidR="00000000" w:rsidRPr="00000000">
                <w:fldChar w:fldCharType="begin"/>
              </w:r>
              <w:r w:rsidDel="00000000" w:rsidR="00000000" w:rsidRPr="00000000">
                <w:instrText xml:space="preserve">HYPERLINK "mailto:h.worley@westminster.ac.uk"</w:instrText>
              </w:r>
              <w:r w:rsidDel="00000000" w:rsidR="00000000" w:rsidRPr="00000000">
                <w:fldChar w:fldCharType="separate"/>
              </w:r>
              <w:r w:rsidDel="00000000" w:rsidR="00000000" w:rsidRPr="00000000">
                <w:rPr>
                  <w:rFonts w:ascii="Arial" w:cs="Arial" w:eastAsia="Arial" w:hAnsi="Arial"/>
                  <w:b w:val="1"/>
                  <w:color w:val="0000ff"/>
                  <w:sz w:val="20"/>
                  <w:szCs w:val="20"/>
                  <w:u w:val="single"/>
                  <w:vertAlign w:val="baseline"/>
                  <w:rtl w:val="0"/>
                </w:rPr>
                <w:t xml:space="preserve">Haydn Worley</w:t>
              </w:r>
              <w:r w:rsidDel="00000000" w:rsidR="00000000" w:rsidRPr="00000000">
                <w:fldChar w:fldCharType="end"/>
              </w:r>
            </w:ins>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1">
            <w:pPr>
              <w:rPr>
                <w:rFonts w:ascii="Arial" w:cs="Arial" w:eastAsia="Arial" w:hAnsi="Arial"/>
                <w:b w:val="0"/>
                <w:color w:val="002060"/>
                <w:sz w:val="20"/>
                <w:szCs w:val="20"/>
                <w:vertAlign w:val="baseline"/>
              </w:rPr>
            </w:pPr>
            <w:r w:rsidDel="00000000" w:rsidR="00000000" w:rsidRPr="00000000">
              <w:rPr>
                <w:rFonts w:ascii="Arial" w:cs="Arial" w:eastAsia="Arial" w:hAnsi="Arial"/>
                <w:b w:val="1"/>
                <w:color w:val="002060"/>
                <w:sz w:val="20"/>
                <w:szCs w:val="20"/>
                <w:vertAlign w:val="baseline"/>
                <w:rtl w:val="0"/>
              </w:rPr>
              <w:t xml:space="preserve">University Research Ethics Committee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2">
            <w:pPr>
              <w:rPr>
                <w:rFonts w:ascii="Arial" w:cs="Arial" w:eastAsia="Arial" w:hAnsi="Arial"/>
                <w:b w:val="0"/>
                <w:color w:val="002060"/>
                <w:sz w:val="20"/>
                <w:szCs w:val="20"/>
                <w:vertAlign w:val="baseline"/>
              </w:rPr>
            </w:pPr>
            <w:r w:rsidDel="00000000" w:rsidR="00000000" w:rsidRPr="00000000">
              <w:rPr>
                <w:rFonts w:ascii="Arial" w:cs="Arial" w:eastAsia="Arial" w:hAnsi="Arial"/>
                <w:b w:val="1"/>
                <w:color w:val="002060"/>
                <w:sz w:val="20"/>
                <w:szCs w:val="20"/>
                <w:vertAlign w:val="baseline"/>
                <w:rtl w:val="0"/>
              </w:rPr>
              <w:t xml:space="preserve">Professor Graham Megson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3">
            <w:pPr>
              <w:rPr>
                <w:rFonts w:ascii="Arial" w:cs="Arial" w:eastAsia="Arial" w:hAnsi="Arial"/>
                <w:b w:val="0"/>
                <w:color w:val="002060"/>
                <w:sz w:val="20"/>
                <w:szCs w:val="20"/>
                <w:vertAlign w:val="baseline"/>
              </w:rPr>
            </w:pPr>
            <w:hyperlink r:id="rId17">
              <w:r w:rsidDel="00000000" w:rsidR="00000000" w:rsidRPr="00000000">
                <w:rPr>
                  <w:rFonts w:ascii="Arial" w:cs="Arial" w:eastAsia="Arial" w:hAnsi="Arial"/>
                  <w:b w:val="1"/>
                  <w:color w:val="0000ff"/>
                  <w:sz w:val="20"/>
                  <w:szCs w:val="20"/>
                  <w:u w:val="single"/>
                  <w:vertAlign w:val="baseline"/>
                  <w:rtl w:val="0"/>
                </w:rPr>
                <w:t xml:space="preserve">Huzma Kelly</w:t>
              </w:r>
            </w:hyperlink>
            <w:r w:rsidDel="00000000" w:rsidR="00000000" w:rsidRPr="00000000">
              <w:rPr>
                <w:rFonts w:ascii="Arial" w:cs="Arial" w:eastAsia="Arial" w:hAnsi="Arial"/>
                <w:b w:val="1"/>
                <w:color w:val="002060"/>
                <w:sz w:val="20"/>
                <w:szCs w:val="20"/>
                <w:vertAlign w:val="baseline"/>
                <w:rtl w:val="0"/>
              </w:rPr>
              <w:t xml:space="preserve"> </w:t>
            </w:r>
            <w:r w:rsidDel="00000000" w:rsidR="00000000" w:rsidRPr="00000000">
              <w:rPr>
                <w:rtl w:val="0"/>
              </w:rPr>
            </w:r>
          </w:p>
        </w:tc>
      </w:tr>
    </w:tbl>
    <w:p w:rsidR="00000000" w:rsidDel="00000000" w:rsidP="00000000" w:rsidRDefault="00000000" w:rsidRPr="00000000" w14:paraId="00000134">
      <w:pPr>
        <w:ind w:left="360" w:firstLine="0"/>
        <w:jc w:val="both"/>
        <w:rPr>
          <w:rFonts w:ascii="Arial" w:cs="Arial" w:eastAsia="Arial" w:hAnsi="Arial"/>
          <w:color w:val="002060"/>
          <w:sz w:val="20"/>
          <w:szCs w:val="20"/>
          <w:vertAlign w:val="baseline"/>
        </w:rPr>
      </w:pPr>
      <w:r w:rsidDel="00000000" w:rsidR="00000000" w:rsidRPr="00000000">
        <w:rPr>
          <w:rFonts w:ascii="Arial" w:cs="Arial" w:eastAsia="Arial" w:hAnsi="Arial"/>
          <w:color w:val="002060"/>
          <w:sz w:val="20"/>
          <w:szCs w:val="20"/>
          <w:vertAlign w:val="baseline"/>
          <w:rtl w:val="0"/>
        </w:rPr>
        <w:br w:type="textWrapping"/>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9"/>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For Use in Academic Year: 2015/16</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br w:type="textWrapping"/>
        <w:t xml:space="preserve">Author: Dr Bob Odle - Version: 2013/14v1.2 (updated August 2016) </w:t>
      </w:r>
      <w:r w:rsidDel="00000000" w:rsidR="00000000" w:rsidRPr="00000000">
        <w:rPr>
          <w:rtl w:val="0"/>
        </w:rPr>
      </w:r>
    </w:p>
    <w:sectPr>
      <w:headerReference r:id="rId18" w:type="default"/>
      <w:headerReference r:id="rId19" w:type="first"/>
      <w:footerReference r:id="rId20" w:type="default"/>
      <w:pgSz w:h="16838" w:w="11906" w:orient="portrait"/>
      <w:pgMar w:bottom="510" w:top="510" w:left="1588" w:right="1588"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br w:type="textWrapping"/>
      <w:t xml:space="preserve">Use in 2015/16</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158365" cy="505460"/>
          <wp:effectExtent b="0" l="0" r="0" t="0"/>
          <wp:docPr descr="Description: UOW logo claret 55mm300" id="1" name="image1.png"/>
          <a:graphic>
            <a:graphicData uri="http://schemas.openxmlformats.org/drawingml/2006/picture">
              <pic:pic>
                <pic:nvPicPr>
                  <pic:cNvPr descr="Description: UOW logo claret 55mm300" id="0" name="image1.png"/>
                  <pic:cNvPicPr preferRelativeResize="0"/>
                </pic:nvPicPr>
                <pic:blipFill>
                  <a:blip r:embed="rId1"/>
                  <a:srcRect b="0" l="0" r="0" t="0"/>
                  <a:stretch>
                    <a:fillRect/>
                  </a:stretch>
                </pic:blipFill>
                <pic:spPr>
                  <a:xfrm>
                    <a:off x="0" y="0"/>
                    <a:ext cx="2158365" cy="50546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www.hra-decisiontools.org.uk/ethics/" TargetMode="External"/><Relationship Id="rId10" Type="http://schemas.openxmlformats.org/officeDocument/2006/relationships/hyperlink" Target="http://www.screc.org.uk/" TargetMode="External"/><Relationship Id="rId13" Type="http://schemas.openxmlformats.org/officeDocument/2006/relationships/hyperlink" Target="http://www.nres.nhs.uk/EasySiteWeb/GatewayLink.aspx?alId=134016" TargetMode="External"/><Relationship Id="rId12" Type="http://schemas.openxmlformats.org/officeDocument/2006/relationships/hyperlink" Target="http://www.nres.nhs.uk/applications/guidance/governance-and-directives/?entryid62=13134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N.Presneau@westminster.ac.uk" TargetMode="External"/><Relationship Id="rId15" Type="http://schemas.openxmlformats.org/officeDocument/2006/relationships/hyperlink" Target="http://www.hta.gov.uk" TargetMode="External"/><Relationship Id="rId14" Type="http://schemas.openxmlformats.org/officeDocument/2006/relationships/hyperlink" Target="http://www.hta.gov.uk/policiesandcodesofpractice/codesofpractice.cfm" TargetMode="External"/><Relationship Id="rId17" Type="http://schemas.openxmlformats.org/officeDocument/2006/relationships/hyperlink" Target="mailto:h.kelly01@westminster.ac.uk" TargetMode="External"/><Relationship Id="rId16" Type="http://schemas.openxmlformats.org/officeDocument/2006/relationships/hyperlink" Target="http://www.rsclearn.mrc.ac.uk/MRC_HumanTissueAct/player.html"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www.myresearchproject.org.uk/" TargetMode="External"/><Relationship Id="rId18" Type="http://schemas.openxmlformats.org/officeDocument/2006/relationships/header" Target="header1.xml"/><Relationship Id="rId7" Type="http://schemas.openxmlformats.org/officeDocument/2006/relationships/hyperlink" Target="mailto:nres.queries@nhs.net" TargetMode="External"/><Relationship Id="rId8" Type="http://schemas.openxmlformats.org/officeDocument/2006/relationships/hyperlink" Target="http://www.hra-decisiontools.org.uk/ethi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